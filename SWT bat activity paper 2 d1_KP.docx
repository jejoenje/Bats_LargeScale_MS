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66E029" w14:textId="77777777" w:rsidR="00533393" w:rsidRDefault="00783DB9">
      <w:pPr>
        <w:pStyle w:val="Heading1"/>
      </w:pPr>
      <w:bookmarkStart w:id="0" w:name="no-evidence-for-cumulative-effects-of-sm"/>
      <w:bookmarkEnd w:id="0"/>
      <w:r>
        <w:t>No evidence for cumulative effects of small wind turbines on bat activity</w:t>
      </w:r>
    </w:p>
    <w:p w14:paraId="27B24509" w14:textId="77777777" w:rsidR="00533393" w:rsidRDefault="00783DB9">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14:paraId="7D0F3053" w14:textId="77777777" w:rsidR="00533393" w:rsidRDefault="00783DB9">
      <w:pPr>
        <w:pStyle w:val="Compact"/>
        <w:numPr>
          <w:ilvl w:val="0"/>
          <w:numId w:val="5"/>
        </w:numPr>
      </w:pPr>
      <w:r>
        <w:t>Biological &amp; Environmental Sciences, University of Stirling, Stirling, FK9 4LA, United Kingdom.</w:t>
      </w:r>
    </w:p>
    <w:p w14:paraId="4ABDD9FC" w14:textId="77777777" w:rsidR="00533393" w:rsidRDefault="00783DB9">
      <w:pPr>
        <w:pStyle w:val="Compact"/>
        <w:numPr>
          <w:ilvl w:val="0"/>
          <w:numId w:val="5"/>
        </w:numPr>
      </w:pPr>
      <w:r>
        <w:t xml:space="preserve">228 Galashiels Road, Stow, Galashiels, Selkirkshire, TD1 2RA, </w:t>
      </w:r>
      <w:hyperlink r:id="rId9">
        <w:r>
          <w:rPr>
            <w:rStyle w:val="Link"/>
          </w:rPr>
          <w:t>mgillis4a7i@gmail.com</w:t>
        </w:r>
      </w:hyperlink>
    </w:p>
    <w:p w14:paraId="70607FDF" w14:textId="77777777" w:rsidR="00533393" w:rsidRDefault="00783DB9">
      <w:pPr>
        <w:pStyle w:val="Compact"/>
        <w:numPr>
          <w:ilvl w:val="0"/>
          <w:numId w:val="5"/>
        </w:numPr>
      </w:pPr>
      <w:r>
        <w:t xml:space="preserve">20/11 Duff Street, Dalry, Edinburgh, Midlothian, EH11 2HG, </w:t>
      </w:r>
      <w:hyperlink r:id="rId10">
        <w:r>
          <w:rPr>
            <w:rStyle w:val="Link"/>
          </w:rPr>
          <w:t>hfdaly@outlook.com</w:t>
        </w:r>
      </w:hyperlink>
    </w:p>
    <w:p w14:paraId="41167A5C" w14:textId="77777777" w:rsidR="00533393" w:rsidRDefault="00783DB9">
      <w:r>
        <w:rPr>
          <w:vertAlign w:val="superscript"/>
        </w:rPr>
        <w:t>$</w:t>
      </w:r>
      <w:r>
        <w:rPr>
          <w:b/>
          <w:i/>
        </w:rPr>
        <w:t>Corresponding author</w:t>
      </w:r>
      <w:r>
        <w:t xml:space="preserve">. Current address: School of Biology, University of St Andrews, St Andrews, Fife, KY16 9ST, UK. Email: </w:t>
      </w:r>
      <w:hyperlink r:id="rId11">
        <w:r>
          <w:rPr>
            <w:rStyle w:val="Link"/>
          </w:rPr>
          <w:t>jm340@st-andrews.ac.uk</w:t>
        </w:r>
      </w:hyperlink>
      <w:r>
        <w:t>.</w:t>
      </w:r>
    </w:p>
    <w:p w14:paraId="1660E814" w14:textId="77777777" w:rsidR="00533393" w:rsidRDefault="00783DB9">
      <w:r>
        <w:rPr>
          <w:b/>
        </w:rPr>
        <w:t>Key words</w:t>
      </w:r>
      <w:r>
        <w:t>: microturbines, domestic turbines, renewables, renewable energy, conservation, planning, wildlife impact</w:t>
      </w:r>
    </w:p>
    <w:p w14:paraId="5552DE9A" w14:textId="77777777" w:rsidR="00052836" w:rsidRDefault="00052836"/>
    <w:p w14:paraId="000BD256" w14:textId="70B53472" w:rsidR="00052836" w:rsidRPr="00052836" w:rsidRDefault="00052836">
      <w:pPr>
        <w:rPr>
          <w:lang w:val="fr-FR"/>
        </w:rPr>
      </w:pPr>
      <w:r w:rsidRPr="00052836">
        <w:rPr>
          <w:lang w:val="fr-FR"/>
        </w:rPr>
        <w:t>5365 words excl. appendix, 4642 excl. t</w:t>
      </w:r>
      <w:r>
        <w:rPr>
          <w:lang w:val="fr-FR"/>
        </w:rPr>
        <w:t>able/figure captions.</w:t>
      </w:r>
    </w:p>
    <w:p w14:paraId="2AAC4AE4" w14:textId="77777777" w:rsidR="00052836" w:rsidRPr="00052836" w:rsidRDefault="00052836">
      <w:pPr>
        <w:rPr>
          <w:lang w:val="fr-FR"/>
        </w:rPr>
      </w:pPr>
    </w:p>
    <w:p w14:paraId="701F6F41" w14:textId="77777777" w:rsidR="00052836" w:rsidRDefault="00052836">
      <w:pPr>
        <w:jc w:val="left"/>
        <w:rPr>
          <w:rFonts w:asciiTheme="majorHAnsi" w:eastAsiaTheme="majorEastAsia" w:hAnsiTheme="majorHAnsi" w:cstheme="majorBidi"/>
          <w:b/>
          <w:bCs/>
          <w:sz w:val="26"/>
          <w:szCs w:val="28"/>
        </w:rPr>
      </w:pPr>
      <w:bookmarkStart w:id="1" w:name="summary"/>
      <w:bookmarkEnd w:id="1"/>
      <w:r>
        <w:br w:type="page"/>
      </w:r>
    </w:p>
    <w:p w14:paraId="1EB3F3C7" w14:textId="4E56B9B7" w:rsidR="00533393" w:rsidRDefault="00783DB9">
      <w:pPr>
        <w:pStyle w:val="Heading1"/>
      </w:pPr>
      <w:r>
        <w:lastRenderedPageBreak/>
        <w:t>Summary</w:t>
      </w:r>
    </w:p>
    <w:p w14:paraId="789BC8B8" w14:textId="77777777" w:rsidR="00533393" w:rsidRDefault="00783DB9">
      <w:pPr>
        <w:numPr>
          <w:ilvl w:val="0"/>
          <w:numId w:val="6"/>
        </w:numPr>
      </w:pPr>
      <w:r>
        <w:t>While the effects of large wind farms on wildlife (particularly birds and bats) are generally well-studied, similar effects of small wind turbines (SWTs, in the UK usually up to 25m in hub height) remain relatively unknown. This is problematic, because rapid development and increasing accessibility of SWT technology have led to rapid growth of the number of SWTs installed worldwide.</w:t>
      </w:r>
    </w:p>
    <w:p w14:paraId="0B703A3A" w14:textId="77777777" w:rsidR="00533393" w:rsidRDefault="00783DB9">
      <w:pPr>
        <w:numPr>
          <w:ilvl w:val="0"/>
          <w:numId w:val="6"/>
        </w:numPr>
      </w:pPr>
      <w:r>
        <w:t xml:space="preserve">Although recent studies showed that bat activity is negatively affected by the immediate proximity of single operating SWTs, the potential for wider landscape-scale effects of multiple SWTs installed in clusters remains unstudied. By contrast, such cumulative effects are commonly considered in impact </w:t>
      </w:r>
      <w:commentRangeStart w:id="2"/>
      <w:r>
        <w:t>studies</w:t>
      </w:r>
      <w:commentRangeEnd w:id="2"/>
      <w:r w:rsidR="00CD488F">
        <w:rPr>
          <w:rStyle w:val="CommentReference"/>
        </w:rPr>
        <w:commentReference w:id="2"/>
      </w:r>
      <w:r>
        <w:t xml:space="preserve"> of large wind farms.</w:t>
      </w:r>
    </w:p>
    <w:p w14:paraId="6B766E74" w14:textId="0F3B1CBE" w:rsidR="00533393" w:rsidRDefault="00783DB9">
      <w:pPr>
        <w:numPr>
          <w:ilvl w:val="0"/>
          <w:numId w:val="6"/>
        </w:numPr>
      </w:pPr>
      <w:r>
        <w:t xml:space="preserve">We measured variation in bat </w:t>
      </w:r>
      <w:r w:rsidR="001F2063">
        <w:t>activity</w:t>
      </w:r>
      <w:r>
        <w:t xml:space="preserve">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14:paraId="39783880" w14:textId="4A856D2F" w:rsidR="00533393" w:rsidRDefault="00783DB9">
      <w:pPr>
        <w:numPr>
          <w:ilvl w:val="0"/>
          <w:numId w:val="6"/>
        </w:numPr>
      </w:pPr>
      <w:r>
        <w:t xml:space="preserve">We focused our analysis on </w:t>
      </w:r>
      <w:commentRangeStart w:id="3"/>
      <w:r>
        <w:t xml:space="preserve">Pipistrelle </w:t>
      </w:r>
      <w:commentRangeEnd w:id="3"/>
      <w:r w:rsidR="00CD488F">
        <w:rPr>
          <w:rStyle w:val="CommentReference"/>
        </w:rPr>
        <w:commentReference w:id="3"/>
      </w:r>
      <w:r>
        <w:t xml:space="preserve">bats because more than 98% of our recorded activity was from this genus. </w:t>
      </w:r>
      <w:del w:id="4" w:author="Kirsty Park" w:date="2015-04-06T09:28:00Z">
        <w:r w:rsidDel="00CD488F">
          <w:delText>After accounting for the effects of confounding variables (e.g. habitat and weather) w</w:delText>
        </w:r>
      </w:del>
      <w:ins w:id="5" w:author="Kirsty Park" w:date="2015-04-06T09:28:00Z">
        <w:r w:rsidR="00CD488F">
          <w:t>W</w:t>
        </w:r>
      </w:ins>
      <w:r>
        <w:t xml:space="preserve">e show that although observed Pipistrelle activity was up to 10% lower within 100m of multiple turbine sites compared to activity at 100-200m, </w:t>
      </w:r>
      <w:del w:id="6" w:author="Kirsty Park" w:date="2015-04-06T09:28:00Z">
        <w:r w:rsidDel="00CD488F">
          <w:delText xml:space="preserve">when </w:delText>
        </w:r>
      </w:del>
      <w:ins w:id="7" w:author="Kirsty Park" w:date="2015-04-06T09:28:00Z">
        <w:r w:rsidR="00CD488F">
          <w:t xml:space="preserve">after </w:t>
        </w:r>
      </w:ins>
      <w:r>
        <w:t xml:space="preserve">accounting for confounding effects of </w:t>
      </w:r>
      <w:r>
        <w:lastRenderedPageBreak/>
        <w:t xml:space="preserve">habitat and environmental conditions, </w:t>
      </w:r>
      <w:ins w:id="8" w:author="Kirsty Park" w:date="2015-04-06T09:29:00Z">
        <w:r w:rsidR="00CD488F">
          <w:t>there is no effect of turbine proximity</w:t>
        </w:r>
      </w:ins>
      <w:del w:id="9" w:author="Kirsty Park" w:date="2015-04-06T09:29:00Z">
        <w:r w:rsidDel="00CD488F">
          <w:delText>this effect is non-existent</w:delText>
        </w:r>
      </w:del>
      <w:r>
        <w:t>, irrespective of the number of turbines installed.</w:t>
      </w:r>
    </w:p>
    <w:p w14:paraId="541C50C1" w14:textId="29A3CC84" w:rsidR="00533393" w:rsidRDefault="00783DB9">
      <w:pPr>
        <w:numPr>
          <w:ilvl w:val="0"/>
          <w:numId w:val="6"/>
        </w:numPr>
      </w:pPr>
      <w:r>
        <w:t xml:space="preserve">We conclude that within our sample there is no evidence of cumulative effects of SWTs on the activity of Pipistrelle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It should be noted that this study focused on small wind turbines only, and that these findings should not be </w:t>
      </w:r>
      <w:r w:rsidR="001F2063">
        <w:t>directly</w:t>
      </w:r>
      <w:r>
        <w:t xml:space="preserve"> extrapolated to larger wind turbines.</w:t>
      </w:r>
    </w:p>
    <w:p w14:paraId="5D52D62D" w14:textId="77777777" w:rsidR="00533393" w:rsidRDefault="00783DB9">
      <w:pPr>
        <w:pStyle w:val="Heading1"/>
      </w:pPr>
      <w:bookmarkStart w:id="10" w:name="introduction"/>
      <w:bookmarkEnd w:id="10"/>
      <w:r>
        <w:t>Introduction</w:t>
      </w:r>
    </w:p>
    <w:p w14:paraId="4DEF62ED" w14:textId="4FCB96B8" w:rsidR="00533393" w:rsidRDefault="00783DB9">
      <w:r>
        <w:t>Understanding and predicting how wildlife is affected by disturbance or habitat loss is becoming increasingly important as anthropogenic pressures on the natural world continue to grow (Tuomainen &amp; Candolin 2011). This is particularly pertinent w</w:t>
      </w:r>
      <w:ins w:id="11" w:author="Kirsty Park" w:date="2015-04-06T09:31:00Z">
        <w:r w:rsidR="00C65A6C">
          <w:t>h</w:t>
        </w:r>
      </w:ins>
      <w:r>
        <w:t xml:space="preserve">ere incremental changes or disturbances could combine to produce cumulative effects. For example, </w:t>
      </w:r>
      <w:ins w:id="12" w:author="Kirsty Park" w:date="2015-04-06T09:31:00Z">
        <w:r w:rsidR="00C65A6C">
          <w:t xml:space="preserve">whilst </w:t>
        </w:r>
      </w:ins>
      <w:r>
        <w:t xml:space="preserve">the rapid growth of the wind energy sector worldwide provides a vital contribution to sustainable energy production, a growing </w:t>
      </w:r>
      <w:del w:id="13" w:author="Kirsty Park" w:date="2015-04-06T09:31:00Z">
        <w:r w:rsidDel="00C65A6C">
          <w:delText xml:space="preserve">range </w:delText>
        </w:r>
      </w:del>
      <w:ins w:id="14" w:author="Kirsty Park" w:date="2015-04-06T09:31:00Z">
        <w:r w:rsidR="00C65A6C">
          <w:t xml:space="preserve">number </w:t>
        </w:r>
      </w:ins>
      <w:r>
        <w:t xml:space="preserve">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w:t>
      </w:r>
      <w:r>
        <w:lastRenderedPageBreak/>
        <w:t xml:space="preserve">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14:paraId="73B2EB1F" w14:textId="50595869" w:rsidR="00533393" w:rsidRDefault="00783DB9">
      <w:r>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w:t>
      </w:r>
      <w:del w:id="15" w:author="Kirsty Park" w:date="2015-04-06T09:32:00Z">
        <w:r w:rsidDel="00B51867">
          <w:delText xml:space="preserve">installed </w:delText>
        </w:r>
      </w:del>
      <w:r>
        <w:t xml:space="preserve">in wind farms, they are also commonly installed in a much wider range of habitats. Thus, their impacts on wildlife is likely to be different to that of large turbines, but up until recently this had not been quantified systematically. Our previous work found evidence for adverse effects of SWTs on bat activity (Minderman </w:t>
      </w:r>
      <w:r>
        <w:rPr>
          <w:i/>
        </w:rPr>
        <w:t>et al.</w:t>
      </w:r>
      <w:r>
        <w:t xml:space="preserve"> 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t>
      </w:r>
      <w:r w:rsidR="001F2063">
        <w:t>wildlife</w:t>
      </w:r>
      <w:r>
        <w:t>.</w:t>
      </w:r>
    </w:p>
    <w:p w14:paraId="31F2F9FA" w14:textId="72DEAD26" w:rsidR="00533393" w:rsidRDefault="00783DB9">
      <w:r>
        <w:t xml:space="preserve">This lack of understanding of the potential cumulative effects is particularly important for SWTs for two reasons. First, the number of SWTs installed is growing rapidly, both in the UK and worldwide and this growth is set to continue (WWEA 2013; RenewableUK 2014). As a result, the density of installed SWTs is likely to increase even if they are not installed in the same </w:t>
      </w:r>
      <w:commentRangeStart w:id="16"/>
      <w:r>
        <w:t>scheme</w:t>
      </w:r>
      <w:commentRangeEnd w:id="16"/>
      <w:r w:rsidR="00B51867">
        <w:rPr>
          <w:rStyle w:val="CommentReference"/>
        </w:rPr>
        <w:commentReference w:id="16"/>
      </w:r>
      <w:r>
        <w:t xml:space="preserve"> or by the same owner. Secondly, the number of SWTs installed in groups is growing rapidly, with installations of 2-4 turbines now relatively common in the UK. Indeed, some installers now specifically promote the installation of </w:t>
      </w:r>
      <w:r>
        <w:lastRenderedPageBreak/>
        <w:t xml:space="preserve">multiple SWTs in so-called </w:t>
      </w:r>
      <w:commentRangeStart w:id="17"/>
      <w:r>
        <w:t xml:space="preserve">"wind crofts" </w:t>
      </w:r>
      <w:r>
        <w:rPr>
          <w:b/>
        </w:rPr>
        <w:t>REF?</w:t>
      </w:r>
      <w:r>
        <w:t xml:space="preserve">. </w:t>
      </w:r>
      <w:commentRangeEnd w:id="17"/>
      <w:r w:rsidR="00B51867">
        <w:rPr>
          <w:rStyle w:val="CommentReference"/>
        </w:rPr>
        <w:commentReference w:id="17"/>
      </w:r>
      <w:r>
        <w:t xml:space="preserve">As a result, where SWT installation requires planning permission (Park, Turner &amp; Minderman 2013), decision makers are increasingly faced with the question whether </w:t>
      </w:r>
      <w:r w:rsidR="001F2063">
        <w:t>multiple</w:t>
      </w:r>
      <w:r>
        <w:t>-turbine installations would have greater effects on wildlife, or if limiting the number of SWTs to be installed would be a feasible mitigation option. Currently, the evidence base for such decisions for SWTs specifically is entirely lacking.</w:t>
      </w:r>
    </w:p>
    <w:p w14:paraId="516CAD15" w14:textId="77777777" w:rsidR="00533393" w:rsidRDefault="00783DB9">
      <w:r>
        <w:t>Here, we aim to address this knowledge gap by quantifying and analysing the potential cumulative effect of SWTs on bat activity on a wider landscape scale (up to 500m from installed turbines). Specifically, using data collected at 34 throughout the UK we test the following predictions:</w:t>
      </w:r>
    </w:p>
    <w:p w14:paraId="5138E07C" w14:textId="0C0AC300" w:rsidR="00533393" w:rsidRDefault="00783DB9">
      <w:pPr>
        <w:numPr>
          <w:ilvl w:val="0"/>
          <w:numId w:val="7"/>
        </w:numPr>
      </w:pPr>
      <w:r>
        <w:t xml:space="preserve">Bat activity is systematically lower in closer proximity (e.g. 0-100m from SWTs compared to 100-200m, 200-300m, </w:t>
      </w:r>
      <w:r w:rsidR="001F2063">
        <w:t>etc.</w:t>
      </w:r>
      <w:r>
        <w:t>) of operating SWTs, controlling for the effects of habitat and environmental conditions.</w:t>
      </w:r>
    </w:p>
    <w:p w14:paraId="0E08D76E" w14:textId="77777777" w:rsidR="00533393" w:rsidRDefault="00783DB9">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14:paraId="043D5D66" w14:textId="77777777" w:rsidR="00533393" w:rsidRDefault="00783DB9">
      <w:pPr>
        <w:pStyle w:val="Heading1"/>
      </w:pPr>
      <w:bookmarkStart w:id="18" w:name="methods"/>
      <w:bookmarkEnd w:id="18"/>
      <w:r>
        <w:t>Methods</w:t>
      </w:r>
    </w:p>
    <w:p w14:paraId="4134BBA4" w14:textId="77777777" w:rsidR="00533393" w:rsidRDefault="00783DB9">
      <w:pPr>
        <w:pStyle w:val="Heading2"/>
      </w:pPr>
      <w:bookmarkStart w:id="19" w:name="sites"/>
      <w:bookmarkEnd w:id="19"/>
      <w:r>
        <w:t>Sites</w:t>
      </w:r>
    </w:p>
    <w:p w14:paraId="1F0F5527" w14:textId="77777777" w:rsidR="00533393" w:rsidRDefault="00783DB9">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w:t>
      </w:r>
      <w:r>
        <w:lastRenderedPageBreak/>
        <w:t xml:space="preserve">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The number of SWTs installed in each site varied between 1 and 4 (median 1.6). SWTs installed in individual sites were the same size and specification with the exception of one site. More than two SWTs were installed in only 5 sites in our sample. We therefore limited the analyses presented here to a comparison of single and multiple turbine sites.</w:t>
      </w:r>
    </w:p>
    <w:p w14:paraId="2A427317" w14:textId="77777777" w:rsidR="00533393" w:rsidRDefault="00783DB9">
      <w:pPr>
        <w:pStyle w:val="Heading2"/>
      </w:pPr>
      <w:bookmarkStart w:id="20" w:name="bat-data-and-transects"/>
      <w:bookmarkEnd w:id="20"/>
      <w:r>
        <w:t>Bat data and transects</w:t>
      </w:r>
    </w:p>
    <w:p w14:paraId="5245FC7E" w14:textId="77777777" w:rsidR="00533393" w:rsidRDefault="00783DB9">
      <w:r>
        <w:t>Bat activity data were collected between 28 May and 01 September 2013 and 07 July and 04 September 2014. The time of data collection varied but started 30 minutes after sunset at the earliest and finished well before sunrise in all cases.</w:t>
      </w:r>
    </w:p>
    <w:p w14:paraId="61F43E05" w14:textId="0E50BB76" w:rsidR="00533393" w:rsidRDefault="00783DB9">
      <w:r>
        <w:t>Bat activity was measured along transects by 1-2 observers walking the length of each transect at a slow (approximately 2.5km h</w:t>
      </w:r>
      <w:r>
        <w:rPr>
          <w:vertAlign w:val="superscript"/>
        </w:rPr>
        <w:t>-1</w:t>
      </w:r>
      <w:r>
        <w:t xml:space="preserve">) and constant pace, using EchoMeter EM3+ bat detectors (WildLife Acoustics, Mass., USA). A target of four transects was planned for all sites, running out from the turbine (or the central point between turbines in the case of multiple turbine sites) in four cardinal directions. However, because of physical constraints (e.g. walls, </w:t>
      </w:r>
      <w:r w:rsidR="001F2063">
        <w:t>impassable</w:t>
      </w:r>
      <w:r>
        <w:t xml:space="preserv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w:t>
      </w:r>
      <w:r>
        <w:lastRenderedPageBreak/>
        <w:t>from the turbine centre point, giving up to five distance bands running away from the turbine.</w:t>
      </w:r>
    </w:p>
    <w:p w14:paraId="71FC3442" w14:textId="77777777" w:rsidR="00533393" w:rsidRDefault="00783DB9">
      <w:r>
        <w:t>One measure of ground level wind speed was taken at the end of each section (i.e. in each distance band) on each survey visit, and minimum daily temperature measures for each survey visit were obtained from the UK MIDAS weather station data at Grangemouth (N 56° 1' 5.15, W 3° 43' 5.88) (‘UK Meteorological Office’ 2006).</w:t>
      </w:r>
    </w:p>
    <w:p w14:paraId="736DBE23" w14:textId="77777777" w:rsidR="00533393" w:rsidRDefault="00783DB9">
      <w:pPr>
        <w:pStyle w:val="Heading2"/>
      </w:pPr>
      <w:bookmarkStart w:id="21" w:name="habitat-data-and-variable-selection"/>
      <w:bookmarkEnd w:id="21"/>
      <w:r>
        <w:t>Habitat data and variable selection</w:t>
      </w:r>
    </w:p>
    <w:p w14:paraId="54242FC9" w14:textId="3C502057" w:rsidR="00533393" w:rsidRDefault="00783DB9">
      <w:r>
        <w:t xml:space="preserve">To account for expected confounding effects of habitat variation on bat activity along the transects, we used two key measures of habitat variability in each transect section: (1) </w:t>
      </w:r>
      <w:commentRangeStart w:id="22"/>
      <w:r>
        <w:t xml:space="preserve">edge density </w:t>
      </w:r>
      <w:commentRangeEnd w:id="22"/>
      <w:r w:rsidR="00952C95">
        <w:rPr>
          <w:rStyle w:val="CommentReference"/>
        </w:rPr>
        <w:commentReference w:id="22"/>
      </w:r>
      <w:r>
        <w:t xml:space="preserve">and (2) proportion of woodland. These two variables were selected on the basis of a preliminary analysis of the effect of a full set of 10 habitat variables on bat activity. This was done to avoid both </w:t>
      </w:r>
      <w:r w:rsidR="001F2063">
        <w:t>over-parameterisation</w:t>
      </w:r>
      <w:r>
        <w:t xml:space="preserve"> of the main statistical models presented here, as well as the inclusion of highly collinear habitat metrics. Full details of this preliminary analysis are given in Appendix 1. To obtain habitat data per transect section, 50m buffers were placed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All habitat variables were quantified in each transect section using 1:1250 UK Ordnance Survey MasterMap Topography digital maps, using QGIS v. 1.8 (‘Quantum GIS Development Team’ 2014). Mean distance (m) to both buildings and water was calculated by constructing a raster map of distances between each raster cell and the nearest cell with buildings or water map data, and averaging these raster values across each transect section. Edge density (m m</w:t>
      </w:r>
      <w:r>
        <w:rPr>
          <w:vertAlign w:val="superscript"/>
        </w:rPr>
        <w:t>-2</w:t>
      </w:r>
      <w:r>
        <w:t xml:space="preserve">) represented the </w:t>
      </w:r>
      <w:r>
        <w:lastRenderedPageBreak/>
        <w:t>density of "edge" habitat in each transect cell,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 Finally, the proportion of tree coverage in each transect section was the sum of all tree coverage (m</w:t>
      </w:r>
      <w:r>
        <w:rPr>
          <w:vertAlign w:val="superscript"/>
        </w:rPr>
        <w:t>2</w:t>
      </w:r>
      <w:r>
        <w:t>) (coniferous, non-coniferous and unclassified trees) in the OS Topography polygon data divided by the transect section area. All Pearson correlation coefficients between these four habitat measures were &lt;0.2 with the exception of the correlation between edge density and distance to buildings which was 0.37.</w:t>
      </w:r>
    </w:p>
    <w:p w14:paraId="0B4A2197" w14:textId="77777777" w:rsidR="00533393" w:rsidRDefault="00783DB9">
      <w:pPr>
        <w:pStyle w:val="Heading2"/>
      </w:pPr>
      <w:bookmarkStart w:id="23" w:name="data-analysis-and-statistics"/>
      <w:bookmarkEnd w:id="23"/>
      <w:r>
        <w:t>Data analysis and statistics</w:t>
      </w:r>
    </w:p>
    <w:p w14:paraId="35F76317" w14:textId="77777777" w:rsidR="00533393" w:rsidRDefault="00783DB9">
      <w:pPr>
        <w:pStyle w:val="Heading3"/>
      </w:pPr>
      <w:bookmarkStart w:id="24" w:name="bat-activity-probability-of-a-pass-per-h"/>
      <w:bookmarkEnd w:id="24"/>
      <w:r>
        <w:t>Bat activity: probability of a pass per hectare surveyed</w:t>
      </w:r>
    </w:p>
    <w:p w14:paraId="6EA13CE6" w14:textId="77777777" w:rsidR="00533393" w:rsidRDefault="00783DB9">
      <w:r>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for two reasons. First, the distribution of observed counts was highly skewed (many zeros and excessive variation) so that count-based statistical models did not provide any reasonable fit. Second, using bat 'passes' as a </w:t>
      </w:r>
      <w:commentRangeStart w:id="25"/>
      <w:r>
        <w:t>measure of activity provides a relative measure of activity and analyses of absolute pass count would therefore add little information</w:t>
      </w:r>
      <w:commentRangeEnd w:id="25"/>
      <w:r w:rsidR="00DC7B31">
        <w:rPr>
          <w:rStyle w:val="CommentReference"/>
        </w:rPr>
        <w:commentReference w:id="25"/>
      </w:r>
      <w:r>
        <w:t xml:space="preserve">.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14:paraId="3AAA31B3" w14:textId="77777777" w:rsidR="00533393" w:rsidRDefault="00783DB9">
      <w:pPr>
        <w:pStyle w:val="Heading3"/>
      </w:pPr>
      <w:bookmarkStart w:id="26" w:name="statistical-analysis"/>
      <w:bookmarkEnd w:id="26"/>
      <w:r>
        <w:t>Statistical analysis</w:t>
      </w:r>
    </w:p>
    <w:p w14:paraId="2E417A78" w14:textId="77777777" w:rsidR="00533393" w:rsidRDefault="00783DB9">
      <w:r>
        <w:lastRenderedPageBreak/>
        <w:t>We used generalised linear mixed effects models (GLMMs) (Gelman &amp; Hill 2007) and an Information-Theoretic model selection (IT) approach (Burnham &amp; Anderson 1998) to analyse our data.</w:t>
      </w:r>
    </w:p>
    <w:p w14:paraId="21040A4A" w14:textId="77777777" w:rsidR="00533393" w:rsidRDefault="00783DB9">
      <w:pPr>
        <w:pStyle w:val="Heading4"/>
      </w:pPr>
      <w:bookmarkStart w:id="27" w:name="model-structure"/>
      <w:bookmarkEnd w:id="27"/>
      <w:r>
        <w:t>Model structure</w:t>
      </w:r>
    </w:p>
    <w:p w14:paraId="330B714E" w14:textId="756F0456" w:rsidR="00533393" w:rsidRDefault="00783DB9">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w:t>
      </w:r>
      <w:commentRangeStart w:id="28"/>
      <w:r>
        <w:t>size of each transect section</w:t>
      </w:r>
      <w:commentRangeEnd w:id="28"/>
      <w:r w:rsidR="00DC7B31">
        <w:rPr>
          <w:rStyle w:val="CommentReference"/>
        </w:rPr>
        <w:commentReference w:id="28"/>
      </w:r>
      <w:r>
        <w:t xml:space="preserve">).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included two focal fixed factors; (1) transect section (distance bands; 0-100m, 100-200m, 200-300m, 300-400m and 400-500m from the SWTs) and (2) turbine number (single or multiple SWTs), as well as the statistical interaction between the two. In addition to these focal factors we included the two selected (see </w:t>
      </w:r>
      <w:hyperlink w:anchor="habitat-data-and-variable-selection">
        <w:r>
          <w:rPr>
            <w:rStyle w:val="Link"/>
          </w:rPr>
          <w:t>Habitat data and variable selection</w:t>
        </w:r>
      </w:hyperlink>
      <w:r>
        <w:t>) habitat variables (distance to buildings, distance to water, edge density and proportion of tree cover)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xml:space="preserve">), </w:t>
      </w:r>
      <w:r w:rsidR="001F2063">
        <w:t>Julian</w:t>
      </w:r>
      <w:r>
        <w:t xml:space="preserve"> day number, </w:t>
      </w:r>
      <w:commentRangeStart w:id="30"/>
      <w:r>
        <w:t>time to midnight (mins</w:t>
      </w:r>
      <w:r w:rsidR="001F2063">
        <w:t>.</w:t>
      </w:r>
      <w:r>
        <w:t>) and time to midnight</w:t>
      </w:r>
      <w:r>
        <w:rPr>
          <w:vertAlign w:val="superscript"/>
        </w:rPr>
        <w:t>2</w:t>
      </w:r>
      <w:r>
        <w:t xml:space="preserve"> </w:t>
      </w:r>
      <w:commentRangeEnd w:id="30"/>
      <w:r w:rsidR="00C14D1D">
        <w:rPr>
          <w:rStyle w:val="CommentReference"/>
        </w:rPr>
        <w:commentReference w:id="30"/>
      </w:r>
      <w:r>
        <w:t xml:space="preserve">(to account for potential non-linear effects of the latter). Thus, accounting for any </w:t>
      </w:r>
      <w:r w:rsidR="001F2063">
        <w:t>confounding</w:t>
      </w:r>
      <w:r>
        <w:t xml:space="preserve"> effects of habitat and environmental conditions, a transect section effect would indicate a systematic difference in bat activity as a function of distance from SWTs (Prediction 1), </w:t>
      </w:r>
      <w:r>
        <w:lastRenderedPageBreak/>
        <w:t>and an interaction between this and turbine number would indicate that the strength of this effect depends on the number of SWTs installed (Prediction 2). To avoid over</w:t>
      </w:r>
      <w:r w:rsidR="001F2063">
        <w:t>-</w:t>
      </w:r>
      <w:r>
        <w:t>parameterisation of the model, interactions between confounding effects were not considered. All inputs were standardised (</w:t>
      </w:r>
      <w:r w:rsidR="001F2063">
        <w:t>centred</w:t>
      </w:r>
      <w:r>
        <w:t xml:space="preserve"> to 0 and scaled to 2 SD) following Gelman (2008) to improve performance of parameter estimation and allow for direct interpretation of relative effect strength, but we calculate and present model predictions on the response scale. Summary statistics of unstandardised model inputs are given in Table 1.</w:t>
      </w:r>
    </w:p>
    <w:p w14:paraId="59068E8F" w14:textId="77777777" w:rsidR="00533393" w:rsidRDefault="00783DB9">
      <w:pPr>
        <w:pStyle w:val="Heading4"/>
      </w:pPr>
      <w:bookmarkStart w:id="31" w:name="model-selection-averaging-and-prediction"/>
      <w:bookmarkEnd w:id="31"/>
      <w:r>
        <w:t>Model selection, averaging and predictions</w:t>
      </w:r>
    </w:p>
    <w:p w14:paraId="6B97D9E4" w14:textId="77777777" w:rsidR="00533393" w:rsidRDefault="00783DB9">
      <w:r>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N = 480 models. Model fit was assessed using the adjusted Akaike Information Criterion (AICc) and we took the top 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p>
    <w:p w14:paraId="3B8EE6C8" w14:textId="77777777" w:rsidR="00533393" w:rsidRDefault="00783DB9">
      <w:r>
        <w:t xml:space="preserve">We used R version 3.1.3 (2015-03-09) (‘R Development Core Team’ 2015) for all statistical analyses. GLMMs were fit using package </w:t>
      </w:r>
      <w:r>
        <w:rPr>
          <w:i/>
        </w:rPr>
        <w:t>lme4</w:t>
      </w:r>
      <w:r>
        <w:t xml:space="preserve"> v. 1.1-7 (Bates </w:t>
      </w:r>
      <w:r>
        <w:rPr>
          <w:i/>
        </w:rPr>
        <w:t>et al.</w:t>
      </w:r>
      <w:r>
        <w:t xml:space="preserve"> 2014). </w:t>
      </w:r>
      <w:r>
        <w:lastRenderedPageBreak/>
        <w:t xml:space="preserve">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14:paraId="7438504F" w14:textId="77777777" w:rsidR="00533393" w:rsidRDefault="00783DB9">
      <w:pPr>
        <w:pStyle w:val="Heading1"/>
      </w:pPr>
      <w:bookmarkStart w:id="32" w:name="results"/>
      <w:bookmarkEnd w:id="32"/>
      <w:r>
        <w:t>Results</w:t>
      </w:r>
    </w:p>
    <w:p w14:paraId="2F6DD5BF" w14:textId="5AF1C7A3" w:rsidR="00533393" w:rsidRDefault="00783DB9">
      <w:r>
        <w:t xml:space="preserve">Over the two years of the study, we collected bat activity data in N = 1395 transect sections, during 78 survey visits. Most sites (N = 30) were surveyed on at least two </w:t>
      </w:r>
      <w:r w:rsidR="001F2063">
        <w:t>occasions</w:t>
      </w:r>
      <w:r>
        <w:t xml:space="preserve"> (2-6 surveys), but four sites were only </w:t>
      </w:r>
      <w:r w:rsidR="001F2063">
        <w:t>visited</w:t>
      </w:r>
      <w:r>
        <w:t xml:space="preserve"> once. Within this sample, N = 20 were single-turbine sites, and N = 14 were multiple-turbine sites (2-4 turbines). In total, we recorded N = 1867 bat passes, of which 98.4% (N = 1838) were Pipistrelle </w:t>
      </w:r>
      <w:commentRangeStart w:id="33"/>
      <w:r>
        <w:t>(</w:t>
      </w:r>
      <w:r>
        <w:rPr>
          <w:i/>
        </w:rPr>
        <w:t>Pipistrellus pipistrellus</w:t>
      </w:r>
      <w:r>
        <w:t xml:space="preserve"> or </w:t>
      </w:r>
      <w:r>
        <w:rPr>
          <w:i/>
        </w:rPr>
        <w:t>P. pygmaeus</w:t>
      </w:r>
      <w:r>
        <w:t xml:space="preserve">) </w:t>
      </w:r>
      <w:commentRangeEnd w:id="33"/>
      <w:r w:rsidR="00C14D1D">
        <w:rPr>
          <w:rStyle w:val="CommentReference"/>
        </w:rPr>
        <w:commentReference w:id="33"/>
      </w:r>
      <w:r>
        <w:t xml:space="preserve">bats. Thus, here we only present analyses of </w:t>
      </w:r>
      <w:commentRangeStart w:id="34"/>
      <w:r>
        <w:t xml:space="preserve">Pipistrelle </w:t>
      </w:r>
      <w:commentRangeEnd w:id="34"/>
      <w:r w:rsidR="00C14D1D">
        <w:rPr>
          <w:rStyle w:val="CommentReference"/>
        </w:rPr>
        <w:commentReference w:id="34"/>
      </w:r>
      <w:r>
        <w:t>bat activity</w:t>
      </w:r>
      <w:ins w:id="35" w:author="Kirsty Park" w:date="2015-04-06T10:17:00Z">
        <w:r w:rsidR="00C14D1D">
          <w:t xml:space="preserve"> combined</w:t>
        </w:r>
      </w:ins>
      <w:r>
        <w:t>. Overall, Pipistrelle bat activity was detected on 466 section surveys (observed average probability of a Pipistrelle pass = 0.33).</w:t>
      </w:r>
    </w:p>
    <w:p w14:paraId="23ADBB5B" w14:textId="77777777" w:rsidR="00533393" w:rsidRDefault="00783DB9">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r>
        <w:rPr>
          <w:vertAlign w:val="superscript"/>
        </w:rPr>
        <w:t>th</w:t>
      </w:r>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14:paraId="5AF96A06" w14:textId="77777777" w:rsidR="00533393" w:rsidRDefault="00783DB9">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w:t>
      </w:r>
      <w:r>
        <w:lastRenderedPageBreak/>
        <w:t>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14:paraId="2D654B76" w14:textId="77777777" w:rsidR="00533393" w:rsidRDefault="00783DB9">
      <w:r>
        <w:t>Thus, although at multiple turbine sites the observed probability of a Pipistrelle bat pass appeared to be lower in the closest (0-100m) distance band compared to the 100-200m distance band, this difference was relatively small (0.29 vs. 0.37) (Figure 1, dark bars, and Table 3). Moreover, this effect is no longer apparent when considering model predictions that account for the effects of habitat- and environmental conditions. For example, in multiple turbine sites, predicted bat activity ranged from 0.2 to 0.34 in the nearest distance band (0-100m), and from 0.24 to 0.39 in the 100-200m distance band. Similar overlapping prediction intervals apply for both single turbine sites as well as the further distance bands (Figure 1, points and error bars).</w:t>
      </w:r>
    </w:p>
    <w:p w14:paraId="220CBB32" w14:textId="77777777" w:rsidR="00533393" w:rsidRDefault="00783DB9">
      <w:pPr>
        <w:pStyle w:val="Heading1"/>
      </w:pPr>
      <w:bookmarkStart w:id="36" w:name="discussion"/>
      <w:bookmarkEnd w:id="36"/>
      <w:r>
        <w:t>Discussion</w:t>
      </w:r>
    </w:p>
    <w:p w14:paraId="5D763206" w14:textId="20C1AD2E" w:rsidR="00533393" w:rsidRDefault="00783DB9">
      <w:r>
        <w:t>We show that, when accounting for confounding effects of habitat and environmental conditions, Pipistrelle bat activity is not systematically lower within 100m of SWTs compared to longer distances (100-200m, 200-300m, 300-400m and 400-500m), irrespective of the number of turbines (single or multiple) installed. On this basis, we conclude that there is no evidence for cumulative effects of SWTs on a landscape (i.e. &gt;100m) scale.</w:t>
      </w:r>
    </w:p>
    <w:p w14:paraId="1A69E740" w14:textId="7BFB0C1C" w:rsidR="00533393" w:rsidRDefault="00783DB9">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w:t>
      </w:r>
      <w:r>
        <w:lastRenderedPageBreak/>
        <w:t xml:space="preserve">near hedgerows confirmed such adverse effects on activity </w:t>
      </w:r>
      <w:commentRangeStart w:id="37"/>
      <w:r>
        <w:t xml:space="preserve">(Tatchley </w:t>
      </w:r>
      <w:r>
        <w:rPr>
          <w:i/>
        </w:rPr>
        <w:t>et al</w:t>
      </w:r>
      <w:r>
        <w:t xml:space="preserve">. submitted). </w:t>
      </w:r>
      <w:commentRangeEnd w:id="37"/>
      <w:r w:rsidR="00061E99">
        <w:rPr>
          <w:rStyle w:val="CommentReference"/>
        </w:rPr>
        <w:commentReference w:id="37"/>
      </w:r>
      <w:r>
        <w:t>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Lepper 2010). Other experimental studies have shown that some species of bat may avoid foraging in noisy environments (Schaub, Ostwald &amp; Siemers 2008) but whether noise generated by turbines (including SWTs) has the same effect has not been tested. In either case, it would be reasonable to assume that the strength of such interference would dissipate relatively rapidly with distance, especially if it involves relatively high-frequency noise (which should attenuate more strongly over shorter distances</w:t>
      </w:r>
      <w:ins w:id="38" w:author="Kirsty Park" w:date="2015-04-06T10:22:00Z">
        <w:r w:rsidR="00061E99">
          <w:t>;</w:t>
        </w:r>
      </w:ins>
      <w:del w:id="39" w:author="Kirsty Park" w:date="2015-04-06T10:22:00Z">
        <w:r w:rsidDel="00061E99">
          <w:delText>, (</w:delText>
        </w:r>
      </w:del>
      <w:r>
        <w:t>Russ 2012</w:t>
      </w:r>
      <w:del w:id="40" w:author="Kirsty Park" w:date="2015-04-06T10:22:00Z">
        <w:r w:rsidDel="00061E99">
          <w:delText>)</w:delText>
        </w:r>
      </w:del>
      <w:r>
        <w:t>), limiting the spatial scale of any adverse effect of the turbine.</w:t>
      </w:r>
    </w:p>
    <w:p w14:paraId="6BD93845" w14:textId="79CADF45" w:rsidR="00533393" w:rsidRDefault="00783DB9">
      <w:r>
        <w:t>This apparently relatively localised effect of SWTs may in turn also explain the lack of evidence for any cumulative effect (i.e. effects were not different between single- or multiple turbine sites). If avoidance behaviour only operates over relatively short (as per our previous findings, &lt;25m) distances, it may be possible for bats to avoid individual turbines rather than whole "clusters" of turbines. Indeed, in our multiple turbine sites</w:t>
      </w:r>
      <w:r w:rsidR="001F2063">
        <w:t xml:space="preserve">, </w:t>
      </w:r>
      <w:r>
        <w:t xml:space="preserve">turbines were sited 13 - 122 m apart with this distance being less than 23 m in only one case (mean 49.4m). 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w:t>
      </w:r>
      <w:r>
        <w:lastRenderedPageBreak/>
        <w:t xml:space="preserve">noted that although the possibility of cumulative effects is often raised for larger turbines and wind farms (Masden </w:t>
      </w:r>
      <w:r>
        <w:rPr>
          <w:i/>
        </w:rPr>
        <w:t>et al.</w:t>
      </w:r>
      <w:r>
        <w:t xml:space="preserve"> 2010; SNH 2012), empirical studies that </w:t>
      </w:r>
      <w:commentRangeStart w:id="41"/>
      <w:r>
        <w:t>unequivocally demonstrate such effects are rather rare a</w:t>
      </w:r>
      <w:commentRangeEnd w:id="41"/>
      <w:r w:rsidR="00061E99">
        <w:rPr>
          <w:rStyle w:val="CommentReference"/>
        </w:rPr>
        <w:commentReference w:id="41"/>
      </w:r>
      <w:r>
        <w:t>nd have tended to focus on birds rather than bats (Schaub 2012). Although this may be due to the logistical difficulty of study such large-scale effects, it is possible that cumulative effects themselves are rare, except in specific circumstances.</w:t>
      </w:r>
    </w:p>
    <w:p w14:paraId="0750ADD9" w14:textId="0B53D318" w:rsidR="00533393" w:rsidRDefault="00783DB9">
      <w:r>
        <w:t xml:space="preserve">There are a number of important caveats with our findings that should be considered. First of all, these findings and conclusions should not be generalised to species other than </w:t>
      </w:r>
      <w:r>
        <w:rPr>
          <w:i/>
        </w:rPr>
        <w:t>Pipistrellus</w:t>
      </w:r>
      <w:r>
        <w:t xml:space="preserve"> sp. Although Pipistrelle bats are by far the commonest species in both our wider study area as well as in the specific habitats we studied (Middleton 2006), it is likely that the collection of sufficient data to draw species-specific conclusions would </w:t>
      </w:r>
      <w:del w:id="42" w:author="Kirsty Park" w:date="2015-04-06T10:24:00Z">
        <w:r w:rsidDel="00061E99">
          <w:delText>rely on</w:delText>
        </w:r>
      </w:del>
      <w:ins w:id="43" w:author="Kirsty Park" w:date="2015-04-06T10:24:00Z">
        <w:r w:rsidR="00061E99">
          <w:t>require</w:t>
        </w:r>
      </w:ins>
      <w:r>
        <w:t xml:space="preserv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w:t>
      </w:r>
      <w:r>
        <w:lastRenderedPageBreak/>
        <w:t xml:space="preserve">SWTs. However, our previous study had already established adverse effects on activity seem to approach zero over 25 m (Minderman </w:t>
      </w:r>
      <w:r>
        <w:rPr>
          <w:i/>
        </w:rPr>
        <w:t>et al.</w:t>
      </w:r>
      <w:r>
        <w:t xml:space="preserve"> 2012). More importantly, because </w:t>
      </w:r>
      <w:commentRangeStart w:id="44"/>
      <w:r>
        <w:t xml:space="preserve">of the mobility of the transect-based approach </w:t>
      </w:r>
      <w:commentRangeEnd w:id="44"/>
      <w:r w:rsidR="00061E99">
        <w:rPr>
          <w:rStyle w:val="CommentReference"/>
        </w:rPr>
        <w:commentReference w:id="44"/>
      </w:r>
      <w:r>
        <w:t>it would become very difficult to accurately allocate individual bat passes to more narrow distance bands, i.e. this would potentially introduce false precision. Data on behavioural responses to turbines on a finer scale would require alternative survey methods, e.g. flight path tracking (Holderied &amp; Helversen 2003).</w:t>
      </w:r>
    </w:p>
    <w:p w14:paraId="3D2A1E32" w14:textId="77777777" w:rsidR="00533393" w:rsidRDefault="00783DB9">
      <w:r>
        <w:t>In summary, based on the data presented here it is unlikely that SWTs in the range of 6-25m hub height have adverse effects on bat activity on a landscape (&gt;100 m) scale, or that such effects of cumulative (when considering 2-4 installed turbines). Given the rapid expansion of SWTs both in the UK and worldwide, and the fact that in many cases planning- or siting permission is required, these findings are of key importance to both decision makers on the local level as well as to renewable energy policy makers.</w:t>
      </w:r>
    </w:p>
    <w:p w14:paraId="13D53F21" w14:textId="77777777" w:rsidR="00533393" w:rsidRDefault="00783DB9">
      <w:pPr>
        <w:pStyle w:val="Heading1"/>
      </w:pPr>
      <w:bookmarkStart w:id="45" w:name="acknowledgements"/>
      <w:bookmarkEnd w:id="45"/>
      <w:r>
        <w:t>Acknowledgements</w:t>
      </w:r>
    </w:p>
    <w:p w14:paraId="76E39C18" w14:textId="77777777" w:rsidR="00533393" w:rsidRDefault="00783DB9">
      <w:r>
        <w:t>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Fellowship to JM.</w:t>
      </w:r>
    </w:p>
    <w:p w14:paraId="14E82D06" w14:textId="77777777" w:rsidR="00533393" w:rsidRDefault="00783DB9">
      <w:pPr>
        <w:pStyle w:val="Heading1"/>
      </w:pPr>
      <w:bookmarkStart w:id="46" w:name="references"/>
      <w:bookmarkEnd w:id="46"/>
      <w:commentRangeStart w:id="47"/>
      <w:r>
        <w:lastRenderedPageBreak/>
        <w:t>References</w:t>
      </w:r>
      <w:commentRangeEnd w:id="47"/>
      <w:r w:rsidR="00E10209">
        <w:rPr>
          <w:rStyle w:val="CommentReference"/>
          <w:rFonts w:asciiTheme="minorHAnsi" w:eastAsiaTheme="minorEastAsia" w:hAnsiTheme="minorHAnsi" w:cstheme="minorBidi"/>
          <w:b w:val="0"/>
          <w:bCs w:val="0"/>
        </w:rPr>
        <w:commentReference w:id="47"/>
      </w:r>
    </w:p>
    <w:p w14:paraId="2A13ECAA" w14:textId="77777777" w:rsidR="00533393" w:rsidRDefault="00783DB9">
      <w:pPr>
        <w:pStyle w:val="Bibliography"/>
      </w:pPr>
      <w:r>
        <w:t>Barton, K. (2015) MuMIn: Multi-Model Inference. R package version 1.13.4.</w:t>
      </w:r>
    </w:p>
    <w:p w14:paraId="596AF30C" w14:textId="77777777" w:rsidR="00533393" w:rsidRDefault="00783DB9">
      <w:pPr>
        <w:pStyle w:val="Bibliography"/>
      </w:pPr>
      <w:r>
        <w:t>Bates, D., Maechler, M., Bolker, B. &amp; Walker, S. (2014) Lme4: Linear mixed-effects models using Eigen and S4. R package version 1.1-7.</w:t>
      </w:r>
    </w:p>
    <w:p w14:paraId="76FB0386" w14:textId="77777777" w:rsidR="00533393" w:rsidRDefault="00783DB9">
      <w:pPr>
        <w:pStyle w:val="Bibliography"/>
      </w:pPr>
      <w:r>
        <w:t xml:space="preserve">Burnham, K. &amp; Anderson, D. (1998) </w:t>
      </w:r>
      <w:r>
        <w:rPr>
          <w:i/>
        </w:rPr>
        <w:t>Model Selection and Multimodel Inference: A Practical Information-Theoretic Approach</w:t>
      </w:r>
      <w:r>
        <w:t>, 2nd ed. Springer Verlag, New York, USA.</w:t>
      </w:r>
    </w:p>
    <w:p w14:paraId="16C328AA" w14:textId="77777777" w:rsidR="00533393" w:rsidRDefault="00783DB9">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14:paraId="57FBB455" w14:textId="77777777" w:rsidR="00533393" w:rsidRDefault="00783DB9">
      <w:pPr>
        <w:pStyle w:val="Bibliography"/>
      </w:pPr>
      <w:r>
        <w:t xml:space="preserve">Drewitt, A. &amp; Langston, R. (2006) Assessing the impacts of wind farms on birds. </w:t>
      </w:r>
      <w:r>
        <w:rPr>
          <w:i/>
        </w:rPr>
        <w:t>Ibis</w:t>
      </w:r>
      <w:r>
        <w:t xml:space="preserve">, </w:t>
      </w:r>
      <w:r>
        <w:rPr>
          <w:b/>
        </w:rPr>
        <w:t>148</w:t>
      </w:r>
      <w:r>
        <w:t>, 29–42.</w:t>
      </w:r>
    </w:p>
    <w:p w14:paraId="6E421205" w14:textId="77777777" w:rsidR="00533393" w:rsidRDefault="00783DB9">
      <w:pPr>
        <w:pStyle w:val="Bibliography"/>
      </w:pPr>
      <w:r>
        <w:t xml:space="preserve">Gelman, A. (2008) Scaling regression inputs by dividing by two standard deviations. </w:t>
      </w:r>
      <w:r>
        <w:rPr>
          <w:i/>
        </w:rPr>
        <w:t>Statistics in Medicine</w:t>
      </w:r>
      <w:r>
        <w:t xml:space="preserve">, </w:t>
      </w:r>
      <w:r>
        <w:rPr>
          <w:b/>
        </w:rPr>
        <w:t>27</w:t>
      </w:r>
      <w:r>
        <w:t>, 2865–2873.</w:t>
      </w:r>
    </w:p>
    <w:p w14:paraId="77BA2E4B" w14:textId="77777777" w:rsidR="00533393" w:rsidRDefault="00783DB9">
      <w:pPr>
        <w:pStyle w:val="Bibliography"/>
      </w:pPr>
      <w:r>
        <w:t xml:space="preserve">Gelman, A. &amp; Hill, J. (2007) </w:t>
      </w:r>
      <w:r>
        <w:rPr>
          <w:i/>
        </w:rPr>
        <w:t>Data Analysis Using Regression and Multilevel/Hierarchical Models</w:t>
      </w:r>
      <w:r>
        <w:t>. Cambridge University Press, New York.</w:t>
      </w:r>
    </w:p>
    <w:p w14:paraId="3C8EE36A" w14:textId="77777777" w:rsidR="00533393" w:rsidRDefault="00783DB9">
      <w:pPr>
        <w:pStyle w:val="Bibliography"/>
      </w:pPr>
      <w:r>
        <w:t>Gelman, A. &amp; Su, Y.-S. (2014) Arm: Data Analysis Using Regression and Multilevel/Hierarchical Models. R package version 1.7-07.</w:t>
      </w:r>
    </w:p>
    <w:p w14:paraId="50B73033" w14:textId="77777777" w:rsidR="00533393" w:rsidRDefault="00783DB9">
      <w:pPr>
        <w:pStyle w:val="Bibliography"/>
      </w:pPr>
      <w:r>
        <w:t xml:space="preserve">Holderied, M.W. &amp; Helversen, O. von. (2003) Echolocation range and wingbeat period match in aerial-hawking bats. </w:t>
      </w:r>
      <w:r>
        <w:rPr>
          <w:i/>
        </w:rPr>
        <w:t>Proceedings of the Royal Society B: Biological Sciences</w:t>
      </w:r>
      <w:r>
        <w:t xml:space="preserve">, </w:t>
      </w:r>
      <w:r>
        <w:rPr>
          <w:b/>
        </w:rPr>
        <w:t>270</w:t>
      </w:r>
      <w:r>
        <w:t>, 2293–2299.</w:t>
      </w:r>
    </w:p>
    <w:p w14:paraId="1EC0F470" w14:textId="77777777" w:rsidR="00533393" w:rsidRDefault="00783DB9">
      <w:pPr>
        <w:pStyle w:val="Bibliography"/>
      </w:pPr>
      <w:r>
        <w:lastRenderedPageBreak/>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14:paraId="6B6E3358" w14:textId="77777777" w:rsidR="00533393" w:rsidRDefault="00783DB9">
      <w:pPr>
        <w:pStyle w:val="Bibliography"/>
      </w:pPr>
      <w:r>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14:paraId="7DB49BD2" w14:textId="77777777" w:rsidR="00533393" w:rsidRDefault="00783DB9">
      <w:pPr>
        <w:pStyle w:val="Bibliography"/>
      </w:pPr>
      <w:r>
        <w:t xml:space="preserve">Long, C., Flint, J. &amp; Lepper, P. (2010) Wind turbines and bat mortality: Doppler shift profiles and ultrasonic bat-like pulse reflection from moving turbine blades. </w:t>
      </w:r>
      <w:r>
        <w:rPr>
          <w:i/>
        </w:rPr>
        <w:t>JOURNAL OF THE ACOUSTICAL SOCIETY OF AMERICA</w:t>
      </w:r>
      <w:r>
        <w:t xml:space="preserve">, </w:t>
      </w:r>
      <w:r>
        <w:rPr>
          <w:b/>
        </w:rPr>
        <w:t>128</w:t>
      </w:r>
      <w:r>
        <w:t>, 2238–2245.</w:t>
      </w:r>
    </w:p>
    <w:p w14:paraId="14CAB403" w14:textId="77777777" w:rsidR="00533393" w:rsidRDefault="00783DB9">
      <w:pPr>
        <w:pStyle w:val="Bibliography"/>
      </w:pPr>
      <w:r>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14:paraId="3F68A025" w14:textId="77777777" w:rsidR="00533393" w:rsidRDefault="00783DB9">
      <w:pPr>
        <w:pStyle w:val="Bibliography"/>
      </w:pPr>
      <w:r>
        <w:t xml:space="preserve">Middleton, N. (2006) </w:t>
      </w:r>
      <w:r>
        <w:rPr>
          <w:i/>
        </w:rPr>
        <w:t>An Introduction to the Bats of Scotland</w:t>
      </w:r>
      <w:r>
        <w:t>. ECHOES Ecology Ltd., Polmont, UK.</w:t>
      </w:r>
    </w:p>
    <w:p w14:paraId="2BD4891A" w14:textId="77777777" w:rsidR="00533393" w:rsidRDefault="00783DB9">
      <w:pPr>
        <w:pStyle w:val="Bibliography"/>
      </w:pPr>
      <w:r>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14:paraId="139C863C" w14:textId="77777777" w:rsidR="00533393" w:rsidRDefault="00783DB9">
      <w:pPr>
        <w:pStyle w:val="Bibliography"/>
      </w:pPr>
      <w:r>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14:paraId="76D672D3" w14:textId="77777777" w:rsidR="00533393" w:rsidRDefault="00783DB9">
      <w:pPr>
        <w:pStyle w:val="Bibliography"/>
      </w:pPr>
      <w:r>
        <w:lastRenderedPageBreak/>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14:paraId="1C00105A" w14:textId="77777777" w:rsidR="00533393" w:rsidRDefault="00783DB9">
      <w:pPr>
        <w:pStyle w:val="Bibliography"/>
      </w:pPr>
      <w:r>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14:paraId="497FFE5F" w14:textId="77777777" w:rsidR="00533393" w:rsidRDefault="00783DB9">
      <w:pPr>
        <w:pStyle w:val="Bibliography"/>
      </w:pPr>
      <w:r>
        <w:t xml:space="preserve">Pearce-Higgins, J.W., Stephen, L., Langston, R.H.W., Bainbridge, I.P. &amp; Bullman, R. (2009) The distribution of breeding birds around upland wind farms. </w:t>
      </w:r>
      <w:r>
        <w:rPr>
          <w:i/>
        </w:rPr>
        <w:t>Journal of Applied Ecology</w:t>
      </w:r>
      <w:r>
        <w:t xml:space="preserve">, </w:t>
      </w:r>
      <w:r>
        <w:rPr>
          <w:b/>
        </w:rPr>
        <w:t>46</w:t>
      </w:r>
      <w:r>
        <w:t>, 1323–1331.</w:t>
      </w:r>
    </w:p>
    <w:p w14:paraId="4E4E6CC2" w14:textId="77777777" w:rsidR="00533393" w:rsidRDefault="00783DB9">
      <w:pPr>
        <w:pStyle w:val="Bibliography"/>
      </w:pPr>
      <w:r>
        <w:t xml:space="preserve">‘Quantum GIS Development Team’. (2014) </w:t>
      </w:r>
      <w:r>
        <w:rPr>
          <w:i/>
        </w:rPr>
        <w:t>Quantum GIS Geographic Information System</w:t>
      </w:r>
      <w:r>
        <w:t>. Open Source Geospatial Foundation Project.</w:t>
      </w:r>
    </w:p>
    <w:p w14:paraId="31AF3E0C" w14:textId="77777777" w:rsidR="00533393" w:rsidRDefault="00783DB9">
      <w:pPr>
        <w:pStyle w:val="Bibliography"/>
      </w:pPr>
      <w:r>
        <w:t xml:space="preserve">‘R Development Core Team’. (2015) </w:t>
      </w:r>
      <w:r>
        <w:rPr>
          <w:i/>
        </w:rPr>
        <w:t>R: A Language and Environment for Statistical Computing</w:t>
      </w:r>
      <w:r>
        <w:t>. R Foundation for Statistical Computing, Vienna, Austria.</w:t>
      </w:r>
    </w:p>
    <w:p w14:paraId="2AEC1798" w14:textId="77777777" w:rsidR="00533393" w:rsidRDefault="00783DB9">
      <w:pPr>
        <w:pStyle w:val="Bibliography"/>
      </w:pPr>
      <w:r>
        <w:t xml:space="preserve">RenewableUK. (2014) </w:t>
      </w:r>
      <w:r>
        <w:rPr>
          <w:i/>
        </w:rPr>
        <w:t>Small and Medium Wind Strategy: The Current and Future Potential of the Sub-500kW Wind Industry in the UK</w:t>
      </w:r>
      <w:r>
        <w:t>. RenewableUK, London, UK.</w:t>
      </w:r>
    </w:p>
    <w:p w14:paraId="3E51F5C4" w14:textId="77777777" w:rsidR="00533393" w:rsidRDefault="00783DB9">
      <w:pPr>
        <w:pStyle w:val="Bibliography"/>
      </w:pPr>
      <w:r>
        <w:t xml:space="preserve">Russ, J. (2012) </w:t>
      </w:r>
      <w:r>
        <w:rPr>
          <w:i/>
        </w:rPr>
        <w:t>British Bat Calls: A Guide to Species Identification</w:t>
      </w:r>
      <w:r>
        <w:t>. Pelagic Pub., Exeter.</w:t>
      </w:r>
    </w:p>
    <w:p w14:paraId="694E27FB" w14:textId="77777777" w:rsidR="00533393" w:rsidRDefault="00783DB9">
      <w:pPr>
        <w:pStyle w:val="Bibliography"/>
      </w:pPr>
      <w:r>
        <w:t xml:space="preserve">Rydell, J., Bach, L., Dubourg-Savage, M., Green, M., Rodrigues, L. &amp; Hedenstrom, A. (2010) Bat mortality at wind turbines in northwestern Europe. </w:t>
      </w:r>
      <w:r>
        <w:rPr>
          <w:i/>
        </w:rPr>
        <w:t>Acta Chiropterologica</w:t>
      </w:r>
      <w:r>
        <w:t xml:space="preserve">, </w:t>
      </w:r>
      <w:r>
        <w:rPr>
          <w:b/>
        </w:rPr>
        <w:t>12</w:t>
      </w:r>
      <w:r>
        <w:t>, 261–274.</w:t>
      </w:r>
    </w:p>
    <w:p w14:paraId="7660C8D5" w14:textId="77777777" w:rsidR="00533393" w:rsidRDefault="00783DB9">
      <w:pPr>
        <w:pStyle w:val="Bibliography"/>
      </w:pPr>
      <w:r>
        <w:lastRenderedPageBreak/>
        <w:t xml:space="preserve">Schaub, M. (2012) Spatial distribution of wind turbines is crucial for the survival of red kite populations. </w:t>
      </w:r>
      <w:r>
        <w:rPr>
          <w:i/>
        </w:rPr>
        <w:t>Biological Conservation</w:t>
      </w:r>
      <w:r>
        <w:t xml:space="preserve">, </w:t>
      </w:r>
      <w:r>
        <w:rPr>
          <w:b/>
        </w:rPr>
        <w:t>155</w:t>
      </w:r>
      <w:r>
        <w:t>, 111–118.</w:t>
      </w:r>
    </w:p>
    <w:p w14:paraId="7A058EDC" w14:textId="77777777" w:rsidR="00533393" w:rsidRDefault="00783DB9">
      <w:pPr>
        <w:pStyle w:val="Bibliography"/>
      </w:pPr>
      <w:r>
        <w:t xml:space="preserve">Schaub, A., Ostwald, J. &amp; Siemers, B. (2008) Foraging bats avoid noise. </w:t>
      </w:r>
      <w:r>
        <w:rPr>
          <w:i/>
        </w:rPr>
        <w:t>JOURNAL OF EXPERIMENTAL BIOLOGY</w:t>
      </w:r>
      <w:r>
        <w:t xml:space="preserve">, </w:t>
      </w:r>
      <w:r>
        <w:rPr>
          <w:b/>
        </w:rPr>
        <w:t>211</w:t>
      </w:r>
      <w:r>
        <w:t>, 3174–3180.</w:t>
      </w:r>
    </w:p>
    <w:p w14:paraId="424674F3" w14:textId="77777777" w:rsidR="00533393" w:rsidRDefault="00783DB9">
      <w:pPr>
        <w:pStyle w:val="Bibliography"/>
      </w:pPr>
      <w:r>
        <w:t xml:space="preserve">SNH. (2012) </w:t>
      </w:r>
      <w:r>
        <w:rPr>
          <w:i/>
        </w:rPr>
        <w:t>Assessing the Cumulative Impact of Onshore Wind Energy Developments</w:t>
      </w:r>
      <w:r>
        <w:t>. Scottish Natural Heritage, Inverness, UK.</w:t>
      </w:r>
    </w:p>
    <w:p w14:paraId="24015ED4" w14:textId="77777777" w:rsidR="00533393" w:rsidRDefault="00783DB9">
      <w:pPr>
        <w:pStyle w:val="Bibliography"/>
      </w:pPr>
      <w:r>
        <w:t xml:space="preserve">Tuomainen, U. &amp; Candolin, U. (2011) Behavioural responses to human-induced environmental change. </w:t>
      </w:r>
      <w:r>
        <w:rPr>
          <w:i/>
        </w:rPr>
        <w:t>Biological Reviews</w:t>
      </w:r>
      <w:r>
        <w:t xml:space="preserve">, </w:t>
      </w:r>
      <w:r>
        <w:rPr>
          <w:b/>
        </w:rPr>
        <w:t>86</w:t>
      </w:r>
      <w:r>
        <w:t>, 640–657.</w:t>
      </w:r>
    </w:p>
    <w:p w14:paraId="639FA89B" w14:textId="77777777" w:rsidR="00533393" w:rsidRDefault="00783DB9">
      <w:pPr>
        <w:pStyle w:val="Bibliography"/>
      </w:pPr>
      <w:r>
        <w:t xml:space="preserve">‘UK Meteorological Office’. (2006) </w:t>
      </w:r>
      <w:r>
        <w:rPr>
          <w:i/>
        </w:rPr>
        <w:t>MIDAS Land Surface Stations Data (1853-Current)</w:t>
      </w:r>
      <w:r>
        <w:t>. NCAS British Atmospheric Data Centre, Didcot, UK.</w:t>
      </w:r>
    </w:p>
    <w:p w14:paraId="7F1427FC" w14:textId="77777777" w:rsidR="00D52DF2" w:rsidRDefault="00783DB9">
      <w:pPr>
        <w:pStyle w:val="Bibliography"/>
      </w:pPr>
      <w:r>
        <w:t xml:space="preserve">WWEA. (2013) </w:t>
      </w:r>
      <w:r>
        <w:rPr>
          <w:i/>
        </w:rPr>
        <w:t>2013 Small Wind World Report Update</w:t>
      </w:r>
      <w:r>
        <w:t>. World Wind Energy Association, Bonn, Germany.</w:t>
      </w:r>
    </w:p>
    <w:p w14:paraId="434EDB0B" w14:textId="77777777" w:rsidR="00D52DF2" w:rsidRPr="00D52DF2" w:rsidRDefault="00D52DF2" w:rsidP="00D52DF2">
      <w:r>
        <w:br w:type="page"/>
      </w:r>
    </w:p>
    <w:tbl>
      <w:tblPr>
        <w:tblStyle w:val="PlainTable4"/>
        <w:tblpPr w:leftFromText="180" w:rightFromText="180" w:vertAnchor="page" w:horzAnchor="margin" w:tblpY="3014"/>
        <w:tblW w:w="0" w:type="auto"/>
        <w:tblLook w:val="04A0" w:firstRow="1" w:lastRow="0" w:firstColumn="1" w:lastColumn="0" w:noHBand="0" w:noVBand="1"/>
      </w:tblPr>
      <w:tblGrid>
        <w:gridCol w:w="3588"/>
        <w:gridCol w:w="1209"/>
        <w:gridCol w:w="1157"/>
        <w:gridCol w:w="1124"/>
        <w:gridCol w:w="1069"/>
        <w:gridCol w:w="1213"/>
      </w:tblGrid>
      <w:tr w:rsidR="00D52DF2" w:rsidRPr="00D52DF2" w14:paraId="3DFC5C61" w14:textId="77777777" w:rsidTr="00E1020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88" w:type="dxa"/>
            <w:noWrap/>
            <w:hideMark/>
          </w:tcPr>
          <w:p w14:paraId="43360F6F" w14:textId="77777777" w:rsidR="00D52DF2" w:rsidRPr="00E10209" w:rsidRDefault="00D52DF2" w:rsidP="00D52DF2">
            <w:pPr>
              <w:jc w:val="left"/>
              <w:rPr>
                <w:rFonts w:asciiTheme="majorHAnsi" w:eastAsia="Times New Roman" w:hAnsiTheme="majorHAnsi" w:cstheme="majorHAnsi"/>
                <w:sz w:val="22"/>
                <w:lang w:eastAsia="zh-CN"/>
              </w:rPr>
            </w:pPr>
          </w:p>
        </w:tc>
        <w:tc>
          <w:tcPr>
            <w:tcW w:w="1209" w:type="dxa"/>
            <w:noWrap/>
            <w:hideMark/>
          </w:tcPr>
          <w:p w14:paraId="0BFAF862"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Mean</w:t>
            </w:r>
          </w:p>
        </w:tc>
        <w:tc>
          <w:tcPr>
            <w:tcW w:w="1157" w:type="dxa"/>
            <w:noWrap/>
            <w:hideMark/>
          </w:tcPr>
          <w:p w14:paraId="36178006"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Median</w:t>
            </w:r>
          </w:p>
        </w:tc>
        <w:tc>
          <w:tcPr>
            <w:tcW w:w="1124" w:type="dxa"/>
            <w:noWrap/>
            <w:hideMark/>
          </w:tcPr>
          <w:p w14:paraId="3E973767"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Std. dev</w:t>
            </w:r>
          </w:p>
        </w:tc>
        <w:tc>
          <w:tcPr>
            <w:tcW w:w="1069" w:type="dxa"/>
            <w:noWrap/>
            <w:hideMark/>
          </w:tcPr>
          <w:p w14:paraId="4A35405C"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Min.</w:t>
            </w:r>
          </w:p>
        </w:tc>
        <w:tc>
          <w:tcPr>
            <w:tcW w:w="1213" w:type="dxa"/>
            <w:noWrap/>
            <w:hideMark/>
          </w:tcPr>
          <w:p w14:paraId="77F2F05F"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Max.</w:t>
            </w:r>
          </w:p>
        </w:tc>
      </w:tr>
      <w:tr w:rsidR="00D52DF2" w:rsidRPr="00D52DF2" w14:paraId="0F6D1057" w14:textId="77777777" w:rsidTr="00E1020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1570D66C"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Minimum 24h temperature (°C)</w:t>
            </w:r>
          </w:p>
        </w:tc>
        <w:tc>
          <w:tcPr>
            <w:tcW w:w="1209" w:type="dxa"/>
            <w:noWrap/>
            <w:vAlign w:val="center"/>
            <w:hideMark/>
          </w:tcPr>
          <w:p w14:paraId="24DEB744"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11.76</w:t>
            </w:r>
          </w:p>
        </w:tc>
        <w:tc>
          <w:tcPr>
            <w:tcW w:w="1157" w:type="dxa"/>
            <w:noWrap/>
            <w:vAlign w:val="center"/>
            <w:hideMark/>
          </w:tcPr>
          <w:p w14:paraId="0F2970DE"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12.00</w:t>
            </w:r>
          </w:p>
        </w:tc>
        <w:tc>
          <w:tcPr>
            <w:tcW w:w="1124" w:type="dxa"/>
            <w:noWrap/>
            <w:vAlign w:val="center"/>
            <w:hideMark/>
          </w:tcPr>
          <w:p w14:paraId="43DB9ADD"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2.75</w:t>
            </w:r>
          </w:p>
        </w:tc>
        <w:tc>
          <w:tcPr>
            <w:tcW w:w="1069" w:type="dxa"/>
            <w:noWrap/>
            <w:vAlign w:val="center"/>
            <w:hideMark/>
          </w:tcPr>
          <w:p w14:paraId="5AD0DC30"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5.00</w:t>
            </w:r>
          </w:p>
        </w:tc>
        <w:tc>
          <w:tcPr>
            <w:tcW w:w="1213" w:type="dxa"/>
            <w:noWrap/>
            <w:vAlign w:val="center"/>
            <w:hideMark/>
          </w:tcPr>
          <w:p w14:paraId="199BF75B"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17.6</w:t>
            </w:r>
          </w:p>
        </w:tc>
      </w:tr>
      <w:tr w:rsidR="00D52DF2" w:rsidRPr="00D52DF2" w14:paraId="4AD6D5B1" w14:textId="77777777" w:rsidTr="00E10209">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66188882"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Julian day number</w:t>
            </w:r>
          </w:p>
        </w:tc>
        <w:tc>
          <w:tcPr>
            <w:tcW w:w="1209" w:type="dxa"/>
            <w:noWrap/>
            <w:vAlign w:val="center"/>
            <w:hideMark/>
          </w:tcPr>
          <w:p w14:paraId="5639D830"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196.59</w:t>
            </w:r>
          </w:p>
        </w:tc>
        <w:tc>
          <w:tcPr>
            <w:tcW w:w="1157" w:type="dxa"/>
            <w:noWrap/>
            <w:vAlign w:val="center"/>
            <w:hideMark/>
          </w:tcPr>
          <w:p w14:paraId="04279809"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195.00</w:t>
            </w:r>
          </w:p>
        </w:tc>
        <w:tc>
          <w:tcPr>
            <w:tcW w:w="1124" w:type="dxa"/>
            <w:noWrap/>
            <w:vAlign w:val="center"/>
            <w:hideMark/>
          </w:tcPr>
          <w:p w14:paraId="7E0048A3"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28.85</w:t>
            </w:r>
          </w:p>
        </w:tc>
        <w:tc>
          <w:tcPr>
            <w:tcW w:w="1069" w:type="dxa"/>
            <w:noWrap/>
            <w:vAlign w:val="center"/>
            <w:hideMark/>
          </w:tcPr>
          <w:p w14:paraId="6BEF9E55"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147.00</w:t>
            </w:r>
          </w:p>
        </w:tc>
        <w:tc>
          <w:tcPr>
            <w:tcW w:w="1213" w:type="dxa"/>
            <w:noWrap/>
            <w:vAlign w:val="center"/>
            <w:hideMark/>
          </w:tcPr>
          <w:p w14:paraId="629A0C4D"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246</w:t>
            </w:r>
          </w:p>
        </w:tc>
      </w:tr>
      <w:tr w:rsidR="00D52DF2" w:rsidRPr="00D52DF2" w14:paraId="18A05704" w14:textId="77777777" w:rsidTr="00E1020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2ED0BA79"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Time to midnight (min)</w:t>
            </w:r>
          </w:p>
        </w:tc>
        <w:tc>
          <w:tcPr>
            <w:tcW w:w="1209" w:type="dxa"/>
            <w:noWrap/>
            <w:vAlign w:val="center"/>
            <w:hideMark/>
          </w:tcPr>
          <w:p w14:paraId="188E7F43"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-26.07</w:t>
            </w:r>
          </w:p>
        </w:tc>
        <w:tc>
          <w:tcPr>
            <w:tcW w:w="1157" w:type="dxa"/>
            <w:noWrap/>
            <w:vAlign w:val="center"/>
            <w:hideMark/>
          </w:tcPr>
          <w:p w14:paraId="2DB4F5DF"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-41.00</w:t>
            </w:r>
          </w:p>
        </w:tc>
        <w:tc>
          <w:tcPr>
            <w:tcW w:w="1124" w:type="dxa"/>
            <w:noWrap/>
            <w:vAlign w:val="center"/>
            <w:hideMark/>
          </w:tcPr>
          <w:p w14:paraId="12493F43"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82.54</w:t>
            </w:r>
          </w:p>
        </w:tc>
        <w:tc>
          <w:tcPr>
            <w:tcW w:w="1069" w:type="dxa"/>
            <w:noWrap/>
            <w:vAlign w:val="center"/>
            <w:hideMark/>
          </w:tcPr>
          <w:p w14:paraId="1F0C9940"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-202.30</w:t>
            </w:r>
          </w:p>
        </w:tc>
        <w:tc>
          <w:tcPr>
            <w:tcW w:w="1213" w:type="dxa"/>
            <w:noWrap/>
            <w:vAlign w:val="center"/>
            <w:hideMark/>
          </w:tcPr>
          <w:p w14:paraId="415FF0A9"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197.77</w:t>
            </w:r>
          </w:p>
        </w:tc>
      </w:tr>
      <w:tr w:rsidR="00D52DF2" w:rsidRPr="00D52DF2" w14:paraId="3FC85514" w14:textId="77777777" w:rsidTr="00E10209">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5A370334"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Time to midnight</w:t>
            </w:r>
            <w:r w:rsidRPr="00E10209">
              <w:rPr>
                <w:rFonts w:asciiTheme="majorHAnsi" w:eastAsia="Times New Roman" w:hAnsiTheme="majorHAnsi" w:cstheme="majorHAnsi"/>
                <w:b w:val="0"/>
                <w:color w:val="000000"/>
                <w:sz w:val="22"/>
                <w:vertAlign w:val="superscript"/>
                <w:lang w:eastAsia="zh-CN"/>
              </w:rPr>
              <w:t>2</w:t>
            </w:r>
          </w:p>
        </w:tc>
        <w:tc>
          <w:tcPr>
            <w:tcW w:w="1209" w:type="dxa"/>
            <w:noWrap/>
            <w:vAlign w:val="center"/>
            <w:hideMark/>
          </w:tcPr>
          <w:p w14:paraId="0B82B810"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7487.47</w:t>
            </w:r>
          </w:p>
        </w:tc>
        <w:tc>
          <w:tcPr>
            <w:tcW w:w="1157" w:type="dxa"/>
            <w:noWrap/>
            <w:vAlign w:val="center"/>
            <w:hideMark/>
          </w:tcPr>
          <w:p w14:paraId="30DBECF2"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4669.44</w:t>
            </w:r>
          </w:p>
        </w:tc>
        <w:tc>
          <w:tcPr>
            <w:tcW w:w="1124" w:type="dxa"/>
            <w:noWrap/>
            <w:vAlign w:val="center"/>
            <w:hideMark/>
          </w:tcPr>
          <w:p w14:paraId="001DBD0F"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8375.13</w:t>
            </w:r>
          </w:p>
        </w:tc>
        <w:tc>
          <w:tcPr>
            <w:tcW w:w="1069" w:type="dxa"/>
            <w:noWrap/>
            <w:vAlign w:val="center"/>
            <w:hideMark/>
          </w:tcPr>
          <w:p w14:paraId="0FEAA452"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w:t>
            </w:r>
          </w:p>
        </w:tc>
        <w:tc>
          <w:tcPr>
            <w:tcW w:w="1213" w:type="dxa"/>
            <w:noWrap/>
            <w:vAlign w:val="center"/>
            <w:hideMark/>
          </w:tcPr>
          <w:p w14:paraId="37AE964A"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40925.29</w:t>
            </w:r>
          </w:p>
        </w:tc>
      </w:tr>
      <w:tr w:rsidR="00D52DF2" w:rsidRPr="00D52DF2" w14:paraId="521C9AB0" w14:textId="77777777" w:rsidTr="00E1020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0374B52A"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Wind speed (m s</w:t>
            </w:r>
            <w:r w:rsidRPr="00E10209">
              <w:rPr>
                <w:rFonts w:asciiTheme="majorHAnsi" w:eastAsia="Times New Roman" w:hAnsiTheme="majorHAnsi" w:cstheme="majorHAnsi"/>
                <w:b w:val="0"/>
                <w:color w:val="000000"/>
                <w:sz w:val="22"/>
                <w:vertAlign w:val="superscript"/>
                <w:lang w:eastAsia="zh-CN"/>
              </w:rPr>
              <w:t>-1</w:t>
            </w:r>
            <w:r w:rsidRPr="00E10209">
              <w:rPr>
                <w:rFonts w:asciiTheme="majorHAnsi" w:eastAsia="Times New Roman" w:hAnsiTheme="majorHAnsi" w:cstheme="majorHAnsi"/>
                <w:b w:val="0"/>
                <w:color w:val="000000"/>
                <w:sz w:val="22"/>
                <w:lang w:eastAsia="zh-CN"/>
              </w:rPr>
              <w:t>)</w:t>
            </w:r>
          </w:p>
        </w:tc>
        <w:tc>
          <w:tcPr>
            <w:tcW w:w="1209" w:type="dxa"/>
            <w:noWrap/>
            <w:vAlign w:val="center"/>
            <w:hideMark/>
          </w:tcPr>
          <w:p w14:paraId="2F56B804"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1.07</w:t>
            </w:r>
          </w:p>
        </w:tc>
        <w:tc>
          <w:tcPr>
            <w:tcW w:w="1157" w:type="dxa"/>
            <w:noWrap/>
            <w:vAlign w:val="center"/>
            <w:hideMark/>
          </w:tcPr>
          <w:p w14:paraId="2CDE4E4A"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0.40</w:t>
            </w:r>
          </w:p>
        </w:tc>
        <w:tc>
          <w:tcPr>
            <w:tcW w:w="1124" w:type="dxa"/>
            <w:noWrap/>
            <w:vAlign w:val="center"/>
            <w:hideMark/>
          </w:tcPr>
          <w:p w14:paraId="676E48BE"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1.46</w:t>
            </w:r>
          </w:p>
        </w:tc>
        <w:tc>
          <w:tcPr>
            <w:tcW w:w="1069" w:type="dxa"/>
            <w:noWrap/>
            <w:vAlign w:val="center"/>
            <w:hideMark/>
          </w:tcPr>
          <w:p w14:paraId="0CE99564"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w:t>
            </w:r>
          </w:p>
        </w:tc>
        <w:tc>
          <w:tcPr>
            <w:tcW w:w="1213" w:type="dxa"/>
            <w:noWrap/>
            <w:vAlign w:val="center"/>
            <w:hideMark/>
          </w:tcPr>
          <w:p w14:paraId="7814D42C"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9.8</w:t>
            </w:r>
          </w:p>
        </w:tc>
      </w:tr>
      <w:tr w:rsidR="00D52DF2" w:rsidRPr="00D52DF2" w14:paraId="50570B09" w14:textId="77777777" w:rsidTr="00E10209">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2E6731C6"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Edge density (m m</w:t>
            </w:r>
            <w:r w:rsidRPr="00E10209">
              <w:rPr>
                <w:rFonts w:asciiTheme="majorHAnsi" w:eastAsia="Times New Roman" w:hAnsiTheme="majorHAnsi" w:cstheme="majorHAnsi"/>
                <w:b w:val="0"/>
                <w:color w:val="000000"/>
                <w:sz w:val="22"/>
                <w:vertAlign w:val="superscript"/>
                <w:lang w:eastAsia="zh-CN"/>
              </w:rPr>
              <w:t>-2</w:t>
            </w:r>
            <w:r w:rsidRPr="00E10209">
              <w:rPr>
                <w:rFonts w:asciiTheme="majorHAnsi" w:eastAsia="Times New Roman" w:hAnsiTheme="majorHAnsi" w:cstheme="majorHAnsi"/>
                <w:b w:val="0"/>
                <w:color w:val="000000"/>
                <w:sz w:val="22"/>
                <w:lang w:eastAsia="zh-CN"/>
              </w:rPr>
              <w:t>)</w:t>
            </w:r>
          </w:p>
        </w:tc>
        <w:tc>
          <w:tcPr>
            <w:tcW w:w="1209" w:type="dxa"/>
            <w:noWrap/>
            <w:vAlign w:val="center"/>
            <w:hideMark/>
          </w:tcPr>
          <w:p w14:paraId="47ED389E"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0.04</w:t>
            </w:r>
          </w:p>
        </w:tc>
        <w:tc>
          <w:tcPr>
            <w:tcW w:w="1157" w:type="dxa"/>
            <w:noWrap/>
            <w:vAlign w:val="center"/>
            <w:hideMark/>
          </w:tcPr>
          <w:p w14:paraId="72A1EE5F"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0.03</w:t>
            </w:r>
          </w:p>
        </w:tc>
        <w:tc>
          <w:tcPr>
            <w:tcW w:w="1124" w:type="dxa"/>
            <w:noWrap/>
            <w:vAlign w:val="center"/>
            <w:hideMark/>
          </w:tcPr>
          <w:p w14:paraId="49429EB5"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0.02</w:t>
            </w:r>
          </w:p>
        </w:tc>
        <w:tc>
          <w:tcPr>
            <w:tcW w:w="1069" w:type="dxa"/>
            <w:noWrap/>
            <w:vAlign w:val="center"/>
            <w:hideMark/>
          </w:tcPr>
          <w:p w14:paraId="1BCF6AAF"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w:t>
            </w:r>
          </w:p>
        </w:tc>
        <w:tc>
          <w:tcPr>
            <w:tcW w:w="1213" w:type="dxa"/>
            <w:noWrap/>
            <w:vAlign w:val="center"/>
            <w:hideMark/>
          </w:tcPr>
          <w:p w14:paraId="7F3C88BF"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0.13</w:t>
            </w:r>
          </w:p>
        </w:tc>
      </w:tr>
      <w:tr w:rsidR="00D52DF2" w:rsidRPr="00D52DF2" w14:paraId="3ED13869" w14:textId="77777777" w:rsidTr="00E1020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364F37A7"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Proportion woodland</w:t>
            </w:r>
          </w:p>
        </w:tc>
        <w:tc>
          <w:tcPr>
            <w:tcW w:w="1209" w:type="dxa"/>
            <w:noWrap/>
            <w:vAlign w:val="center"/>
            <w:hideMark/>
          </w:tcPr>
          <w:p w14:paraId="1816E447"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0.05</w:t>
            </w:r>
          </w:p>
        </w:tc>
        <w:tc>
          <w:tcPr>
            <w:tcW w:w="1157" w:type="dxa"/>
            <w:noWrap/>
            <w:vAlign w:val="center"/>
            <w:hideMark/>
          </w:tcPr>
          <w:p w14:paraId="41402CC4"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0.00</w:t>
            </w:r>
          </w:p>
        </w:tc>
        <w:tc>
          <w:tcPr>
            <w:tcW w:w="1124" w:type="dxa"/>
            <w:noWrap/>
            <w:vAlign w:val="center"/>
            <w:hideMark/>
          </w:tcPr>
          <w:p w14:paraId="56024527"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0.13</w:t>
            </w:r>
          </w:p>
        </w:tc>
        <w:tc>
          <w:tcPr>
            <w:tcW w:w="1069" w:type="dxa"/>
            <w:noWrap/>
            <w:vAlign w:val="center"/>
            <w:hideMark/>
          </w:tcPr>
          <w:p w14:paraId="3023BCDD"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w:t>
            </w:r>
          </w:p>
        </w:tc>
        <w:tc>
          <w:tcPr>
            <w:tcW w:w="1213" w:type="dxa"/>
            <w:noWrap/>
            <w:vAlign w:val="center"/>
            <w:hideMark/>
          </w:tcPr>
          <w:p w14:paraId="66114000"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0.92</w:t>
            </w:r>
          </w:p>
        </w:tc>
      </w:tr>
    </w:tbl>
    <w:p w14:paraId="7B6DEA02" w14:textId="77777777" w:rsidR="00D52DF2" w:rsidRDefault="00D52DF2">
      <w:pPr>
        <w:pStyle w:val="Bibliography"/>
      </w:pPr>
      <w:commentRangeStart w:id="48"/>
      <w:r w:rsidRPr="00783DB9">
        <w:rPr>
          <w:b/>
        </w:rPr>
        <w:t>Table 1.</w:t>
      </w:r>
      <w:r>
        <w:t xml:space="preserve"> </w:t>
      </w:r>
      <w:commentRangeEnd w:id="48"/>
      <w:r w:rsidR="00061E99">
        <w:rPr>
          <w:rStyle w:val="CommentReference"/>
        </w:rPr>
        <w:commentReference w:id="48"/>
      </w:r>
      <w:r>
        <w:t>Descriptive statistics of predictor variables in the Generalised Linear Mixed Model (GLMM) for bat activity (Table 2), on their original (unstandardised) scale.</w:t>
      </w:r>
    </w:p>
    <w:p w14:paraId="42B75513" w14:textId="77777777" w:rsidR="00D52DF2" w:rsidRDefault="00D52DF2" w:rsidP="00D52DF2">
      <w:pPr>
        <w:jc w:val="left"/>
        <w:sectPr w:rsidR="00D52DF2" w:rsidSect="00783DB9">
          <w:footerReference w:type="even" r:id="rId13"/>
          <w:footerReference w:type="default" r:id="rId14"/>
          <w:pgSz w:w="12240" w:h="15840"/>
          <w:pgMar w:top="1440" w:right="1440" w:bottom="1440" w:left="1440" w:header="720" w:footer="720" w:gutter="0"/>
          <w:lnNumType w:countBy="1" w:restart="continuous"/>
          <w:cols w:space="720"/>
        </w:sectPr>
      </w:pPr>
    </w:p>
    <w:p w14:paraId="0E47879B" w14:textId="1751611F" w:rsidR="00D52DF2" w:rsidRDefault="00D52DF2" w:rsidP="00D52DF2">
      <w:pPr>
        <w:jc w:val="left"/>
      </w:pPr>
      <w:r w:rsidRPr="00783DB9">
        <w:rPr>
          <w:b/>
        </w:rPr>
        <w:lastRenderedPageBreak/>
        <w:t>Table 2.</w:t>
      </w:r>
      <w:r>
        <w:t xml:space="preserve"> </w:t>
      </w:r>
      <w:r w:rsidR="005E1EC1">
        <w:t>Candidate set of Generalised Linear Mixed Models for bat activity (probability of bat activity ha</w:t>
      </w:r>
      <w:r w:rsidR="005E1EC1" w:rsidRPr="00D639B5">
        <w:rPr>
          <w:vertAlign w:val="superscript"/>
        </w:rPr>
        <w:t>-1</w:t>
      </w:r>
      <w:r w:rsidR="005E1EC1">
        <w:t xml:space="preserve">, binomial errors, complementary log-log link) within 4 AICc points of the “top” model. Coefficients are parameter estimates </w:t>
      </w:r>
      <w:r w:rsidR="004A6282">
        <w:t xml:space="preserve">based on models fit using </w:t>
      </w:r>
      <w:r w:rsidR="005E1EC1">
        <w:t xml:space="preserve">standardised (centered and scaled to 2 SD) inputs. </w:t>
      </w:r>
      <w:r w:rsidR="00506FF9">
        <w:t xml:space="preserve">In the case of factorial predictors, their inclusion is indicated by a +. Empty cells indicate the predictor was not included in a given model. K is the number of parameters in the models.  </w:t>
      </w:r>
      <w:r w:rsidR="00783DB9">
        <w:t>All models include</w:t>
      </w:r>
      <w:r w:rsidR="004A6282">
        <w:t>d</w:t>
      </w:r>
      <w:r w:rsidR="00783DB9">
        <w:t xml:space="preserve"> site and transect within site as a nested random effect structu</w:t>
      </w:r>
      <w:r w:rsidR="009249F0">
        <w:t>re.</w:t>
      </w:r>
    </w:p>
    <w:tbl>
      <w:tblPr>
        <w:tblStyle w:val="PlainTable4"/>
        <w:tblW w:w="5000" w:type="pct"/>
        <w:tblLook w:val="04A0" w:firstRow="1" w:lastRow="0" w:firstColumn="1" w:lastColumn="0" w:noHBand="0" w:noVBand="1"/>
      </w:tblPr>
      <w:tblGrid>
        <w:gridCol w:w="492"/>
        <w:gridCol w:w="870"/>
        <w:gridCol w:w="727"/>
        <w:gridCol w:w="633"/>
        <w:gridCol w:w="667"/>
        <w:gridCol w:w="667"/>
        <w:gridCol w:w="727"/>
        <w:gridCol w:w="667"/>
        <w:gridCol w:w="727"/>
        <w:gridCol w:w="727"/>
        <w:gridCol w:w="727"/>
        <w:gridCol w:w="617"/>
        <w:gridCol w:w="417"/>
        <w:gridCol w:w="727"/>
        <w:gridCol w:w="767"/>
        <w:gridCol w:w="806"/>
        <w:gridCol w:w="772"/>
        <w:gridCol w:w="772"/>
        <w:gridCol w:w="667"/>
      </w:tblGrid>
      <w:tr w:rsidR="00506FF9" w:rsidRPr="005E1EC1" w14:paraId="1784BF0F" w14:textId="77777777" w:rsidTr="00E43CF0">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extDirection w:val="btLr"/>
            <w:vAlign w:val="center"/>
          </w:tcPr>
          <w:p w14:paraId="692A06A5" w14:textId="77777777" w:rsidR="00506FF9" w:rsidRPr="005E1EC1" w:rsidRDefault="00506FF9" w:rsidP="00E43CF0">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noWrap/>
            <w:textDirection w:val="btLr"/>
            <w:vAlign w:val="center"/>
            <w:hideMark/>
          </w:tcPr>
          <w:p w14:paraId="0C4DD0C5"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Intercept</w:t>
            </w:r>
          </w:p>
        </w:tc>
        <w:tc>
          <w:tcPr>
            <w:tcW w:w="276" w:type="pct"/>
            <w:noWrap/>
            <w:textDirection w:val="btLr"/>
            <w:vAlign w:val="center"/>
            <w:hideMark/>
          </w:tcPr>
          <w:p w14:paraId="204ECD77"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No. of turbines</w:t>
            </w:r>
          </w:p>
        </w:tc>
        <w:tc>
          <w:tcPr>
            <w:tcW w:w="250" w:type="pct"/>
            <w:noWrap/>
            <w:textDirection w:val="btLr"/>
            <w:vAlign w:val="center"/>
            <w:hideMark/>
          </w:tcPr>
          <w:p w14:paraId="0A2D150B"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Distance band</w:t>
            </w:r>
          </w:p>
        </w:tc>
        <w:tc>
          <w:tcPr>
            <w:tcW w:w="253" w:type="pct"/>
            <w:noWrap/>
            <w:textDirection w:val="btLr"/>
            <w:vAlign w:val="center"/>
            <w:hideMark/>
          </w:tcPr>
          <w:p w14:paraId="7E8CED0E"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Day number</w:t>
            </w:r>
          </w:p>
        </w:tc>
        <w:tc>
          <w:tcPr>
            <w:tcW w:w="253" w:type="pct"/>
            <w:noWrap/>
            <w:textDirection w:val="btLr"/>
            <w:vAlign w:val="center"/>
            <w:hideMark/>
          </w:tcPr>
          <w:p w14:paraId="7F6F3CC6"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Edge density</w:t>
            </w:r>
          </w:p>
        </w:tc>
        <w:tc>
          <w:tcPr>
            <w:tcW w:w="276" w:type="pct"/>
            <w:noWrap/>
            <w:textDirection w:val="btLr"/>
            <w:vAlign w:val="center"/>
            <w:hideMark/>
          </w:tcPr>
          <w:p w14:paraId="697B8086"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Min. 24h temperature</w:t>
            </w:r>
          </w:p>
        </w:tc>
        <w:tc>
          <w:tcPr>
            <w:tcW w:w="253" w:type="pct"/>
            <w:noWrap/>
            <w:textDirection w:val="btLr"/>
            <w:vAlign w:val="center"/>
            <w:hideMark/>
          </w:tcPr>
          <w:p w14:paraId="41FE739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Proportion woodland</w:t>
            </w:r>
          </w:p>
        </w:tc>
        <w:tc>
          <w:tcPr>
            <w:tcW w:w="276" w:type="pct"/>
            <w:noWrap/>
            <w:textDirection w:val="btLr"/>
            <w:vAlign w:val="center"/>
            <w:hideMark/>
          </w:tcPr>
          <w:p w14:paraId="59A62D31"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Time to midnight</w:t>
            </w:r>
          </w:p>
        </w:tc>
        <w:tc>
          <w:tcPr>
            <w:tcW w:w="276" w:type="pct"/>
            <w:noWrap/>
            <w:textDirection w:val="btLr"/>
            <w:vAlign w:val="center"/>
            <w:hideMark/>
          </w:tcPr>
          <w:p w14:paraId="5720A4D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Time to midnight</w:t>
            </w:r>
            <w:r w:rsidRPr="005E1EC1">
              <w:rPr>
                <w:rFonts w:ascii="Arial" w:eastAsia="Times New Roman" w:hAnsi="Arial" w:cs="Arial"/>
                <w:color w:val="000000"/>
                <w:sz w:val="18"/>
                <w:szCs w:val="18"/>
                <w:vertAlign w:val="superscript"/>
                <w:lang w:eastAsia="zh-CN"/>
              </w:rPr>
              <w:t>2</w:t>
            </w:r>
          </w:p>
        </w:tc>
        <w:tc>
          <w:tcPr>
            <w:tcW w:w="276" w:type="pct"/>
            <w:noWrap/>
            <w:textDirection w:val="btLr"/>
            <w:vAlign w:val="center"/>
            <w:hideMark/>
          </w:tcPr>
          <w:p w14:paraId="1A6199F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Wind speed</w:t>
            </w:r>
          </w:p>
        </w:tc>
        <w:tc>
          <w:tcPr>
            <w:tcW w:w="244" w:type="pct"/>
            <w:noWrap/>
            <w:textDirection w:val="btLr"/>
            <w:vAlign w:val="center"/>
            <w:hideMark/>
          </w:tcPr>
          <w:p w14:paraId="2D5D415F"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No. of turbines * Distance band</w:t>
            </w:r>
          </w:p>
        </w:tc>
        <w:tc>
          <w:tcPr>
            <w:tcW w:w="158" w:type="pct"/>
            <w:noWrap/>
            <w:vAlign w:val="bottom"/>
            <w:hideMark/>
          </w:tcPr>
          <w:p w14:paraId="6DA1B7C5" w14:textId="77777777" w:rsidR="00506FF9"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p w14:paraId="7013EDBC" w14:textId="77777777" w:rsidR="00506FF9" w:rsidRPr="005E1EC1"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8"/>
                <w:szCs w:val="8"/>
                <w:lang w:eastAsia="zh-CN"/>
              </w:rPr>
            </w:pPr>
          </w:p>
        </w:tc>
        <w:tc>
          <w:tcPr>
            <w:tcW w:w="276" w:type="pct"/>
            <w:noWrap/>
            <w:textDirection w:val="btLr"/>
            <w:vAlign w:val="center"/>
            <w:hideMark/>
          </w:tcPr>
          <w:p w14:paraId="47943829"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noWrap/>
            <w:vAlign w:val="bottom"/>
            <w:hideMark/>
          </w:tcPr>
          <w:p w14:paraId="1C3B6845" w14:textId="77777777" w:rsidR="00506FF9"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AICc</w:t>
            </w:r>
          </w:p>
          <w:p w14:paraId="2E1BDDB5" w14:textId="77777777" w:rsidR="00506FF9" w:rsidRPr="005E1EC1"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8"/>
                <w:szCs w:val="8"/>
                <w:lang w:eastAsia="zh-CN"/>
              </w:rPr>
            </w:pPr>
          </w:p>
        </w:tc>
        <w:tc>
          <w:tcPr>
            <w:tcW w:w="306" w:type="pct"/>
            <w:noWrap/>
            <w:vAlign w:val="bottom"/>
            <w:hideMark/>
          </w:tcPr>
          <w:p w14:paraId="7E153CE5" w14:textId="77777777" w:rsidR="00506FF9"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p w14:paraId="0FCE1CB9" w14:textId="77777777" w:rsidR="00506FF9" w:rsidRPr="005E1EC1"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8"/>
                <w:szCs w:val="8"/>
                <w:lang w:eastAsia="zh-CN"/>
              </w:rPr>
            </w:pPr>
          </w:p>
        </w:tc>
        <w:tc>
          <w:tcPr>
            <w:tcW w:w="293" w:type="pct"/>
            <w:noWrap/>
            <w:textDirection w:val="btLr"/>
            <w:vAlign w:val="center"/>
            <w:hideMark/>
          </w:tcPr>
          <w:p w14:paraId="71309EA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noWrap/>
            <w:textDirection w:val="btLr"/>
            <w:vAlign w:val="center"/>
            <w:hideMark/>
          </w:tcPr>
          <w:p w14:paraId="714438E6"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sidRPr="00506FF9">
              <w:rPr>
                <w:rFonts w:ascii="Arial" w:eastAsia="Times New Roman" w:hAnsi="Arial" w:cs="Arial"/>
                <w:color w:val="000000"/>
                <w:sz w:val="18"/>
                <w:szCs w:val="18"/>
                <w:vertAlign w:val="superscript"/>
                <w:lang w:eastAsia="zh-CN"/>
              </w:rPr>
              <w:t>2</w:t>
            </w:r>
            <w:r>
              <w:rPr>
                <w:rFonts w:ascii="Arial" w:eastAsia="Times New Roman" w:hAnsi="Arial" w:cs="Arial"/>
                <w:color w:val="000000"/>
                <w:sz w:val="18"/>
                <w:szCs w:val="18"/>
                <w:vertAlign w:val="superscript"/>
                <w:lang w:eastAsia="zh-CN"/>
              </w:rPr>
              <w:t xml:space="preserve"> </w:t>
            </w:r>
            <w:r>
              <w:rPr>
                <w:rFonts w:ascii="Arial" w:eastAsia="Times New Roman" w:hAnsi="Arial" w:cs="Arial"/>
                <w:color w:val="000000"/>
                <w:sz w:val="18"/>
                <w:szCs w:val="18"/>
                <w:lang w:eastAsia="zh-CN"/>
              </w:rPr>
              <w:t>(marginal)</w:t>
            </w:r>
          </w:p>
        </w:tc>
        <w:tc>
          <w:tcPr>
            <w:tcW w:w="253" w:type="pct"/>
            <w:noWrap/>
            <w:textDirection w:val="btLr"/>
            <w:vAlign w:val="center"/>
            <w:hideMark/>
          </w:tcPr>
          <w:p w14:paraId="6147B8A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sidRPr="00506FF9">
              <w:rPr>
                <w:rFonts w:ascii="Arial" w:eastAsia="Times New Roman" w:hAnsi="Arial" w:cs="Arial"/>
                <w:color w:val="000000"/>
                <w:sz w:val="18"/>
                <w:szCs w:val="18"/>
                <w:vertAlign w:val="superscript"/>
                <w:lang w:eastAsia="zh-CN"/>
              </w:rPr>
              <w:t>2</w:t>
            </w:r>
            <w:r>
              <w:rPr>
                <w:rFonts w:ascii="Arial" w:eastAsia="Times New Roman" w:hAnsi="Arial" w:cs="Arial"/>
                <w:color w:val="000000"/>
                <w:sz w:val="18"/>
                <w:szCs w:val="18"/>
                <w:vertAlign w:val="superscript"/>
                <w:lang w:eastAsia="zh-CN"/>
              </w:rPr>
              <w:t xml:space="preserve"> </w:t>
            </w:r>
            <w:r>
              <w:rPr>
                <w:rFonts w:ascii="Arial" w:eastAsia="Times New Roman" w:hAnsi="Arial" w:cs="Arial"/>
                <w:color w:val="000000"/>
                <w:sz w:val="18"/>
                <w:szCs w:val="18"/>
                <w:lang w:eastAsia="zh-CN"/>
              </w:rPr>
              <w:t>(conditional)</w:t>
            </w:r>
          </w:p>
        </w:tc>
      </w:tr>
      <w:tr w:rsidR="00506FF9" w:rsidRPr="005E1EC1" w14:paraId="509A75F1"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AA25FBD"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noWrap/>
            <w:vAlign w:val="center"/>
            <w:hideMark/>
          </w:tcPr>
          <w:p w14:paraId="223FC5D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-1.319</w:t>
            </w:r>
          </w:p>
        </w:tc>
        <w:tc>
          <w:tcPr>
            <w:tcW w:w="276" w:type="pct"/>
            <w:noWrap/>
            <w:vAlign w:val="center"/>
            <w:hideMark/>
          </w:tcPr>
          <w:p w14:paraId="03952CA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0CDE1BC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3FDD058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0.491</w:t>
            </w:r>
          </w:p>
        </w:tc>
        <w:tc>
          <w:tcPr>
            <w:tcW w:w="253" w:type="pct"/>
            <w:noWrap/>
            <w:vAlign w:val="center"/>
            <w:hideMark/>
          </w:tcPr>
          <w:p w14:paraId="1D29CA2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w:t>
            </w:r>
          </w:p>
        </w:tc>
        <w:tc>
          <w:tcPr>
            <w:tcW w:w="276" w:type="pct"/>
            <w:noWrap/>
            <w:vAlign w:val="center"/>
            <w:hideMark/>
          </w:tcPr>
          <w:p w14:paraId="673D509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364AD9C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0.35</w:t>
            </w:r>
          </w:p>
        </w:tc>
        <w:tc>
          <w:tcPr>
            <w:tcW w:w="276" w:type="pct"/>
            <w:noWrap/>
            <w:vAlign w:val="center"/>
            <w:hideMark/>
          </w:tcPr>
          <w:p w14:paraId="70915DF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w:t>
            </w:r>
            <w:r>
              <w:rPr>
                <w:rFonts w:ascii="Arial" w:eastAsia="Times New Roman" w:hAnsi="Arial" w:cs="Arial"/>
                <w:color w:val="000000"/>
                <w:sz w:val="18"/>
                <w:szCs w:val="18"/>
                <w:lang w:eastAsia="zh-CN"/>
              </w:rPr>
              <w:t>0</w:t>
            </w:r>
          </w:p>
        </w:tc>
        <w:tc>
          <w:tcPr>
            <w:tcW w:w="276" w:type="pct"/>
            <w:noWrap/>
            <w:vAlign w:val="center"/>
            <w:hideMark/>
          </w:tcPr>
          <w:p w14:paraId="13CFA3AE"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-0.561</w:t>
            </w:r>
          </w:p>
        </w:tc>
        <w:tc>
          <w:tcPr>
            <w:tcW w:w="276" w:type="pct"/>
            <w:noWrap/>
            <w:vAlign w:val="center"/>
            <w:hideMark/>
          </w:tcPr>
          <w:p w14:paraId="1FC70BE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-0.694</w:t>
            </w:r>
          </w:p>
        </w:tc>
        <w:tc>
          <w:tcPr>
            <w:tcW w:w="244" w:type="pct"/>
            <w:noWrap/>
            <w:vAlign w:val="center"/>
            <w:hideMark/>
          </w:tcPr>
          <w:p w14:paraId="3221420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40EF434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w:t>
            </w:r>
          </w:p>
        </w:tc>
        <w:tc>
          <w:tcPr>
            <w:tcW w:w="276" w:type="pct"/>
            <w:noWrap/>
            <w:vAlign w:val="center"/>
            <w:hideMark/>
          </w:tcPr>
          <w:p w14:paraId="35F5369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-797.3</w:t>
            </w:r>
          </w:p>
        </w:tc>
        <w:tc>
          <w:tcPr>
            <w:tcW w:w="291" w:type="pct"/>
            <w:noWrap/>
            <w:vAlign w:val="center"/>
            <w:hideMark/>
          </w:tcPr>
          <w:p w14:paraId="1B3B137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1620.9</w:t>
            </w:r>
          </w:p>
        </w:tc>
        <w:tc>
          <w:tcPr>
            <w:tcW w:w="306" w:type="pct"/>
            <w:noWrap/>
            <w:vAlign w:val="center"/>
            <w:hideMark/>
          </w:tcPr>
          <w:p w14:paraId="4467B92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w:t>
            </w:r>
          </w:p>
        </w:tc>
        <w:tc>
          <w:tcPr>
            <w:tcW w:w="293" w:type="pct"/>
            <w:noWrap/>
            <w:vAlign w:val="center"/>
            <w:hideMark/>
          </w:tcPr>
          <w:p w14:paraId="5A376BC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0.244</w:t>
            </w:r>
          </w:p>
        </w:tc>
        <w:tc>
          <w:tcPr>
            <w:tcW w:w="253" w:type="pct"/>
            <w:noWrap/>
            <w:vAlign w:val="center"/>
            <w:hideMark/>
          </w:tcPr>
          <w:p w14:paraId="1B2EA43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0.204</w:t>
            </w:r>
          </w:p>
        </w:tc>
        <w:tc>
          <w:tcPr>
            <w:tcW w:w="253" w:type="pct"/>
            <w:noWrap/>
            <w:vAlign w:val="center"/>
            <w:hideMark/>
          </w:tcPr>
          <w:p w14:paraId="675F5DB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0.391</w:t>
            </w:r>
          </w:p>
        </w:tc>
      </w:tr>
      <w:tr w:rsidR="00506FF9" w:rsidRPr="005E1EC1" w14:paraId="4583DC7C"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0AB7731"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14:paraId="5D08681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-1.048</w:t>
            </w:r>
          </w:p>
        </w:tc>
        <w:tc>
          <w:tcPr>
            <w:tcW w:w="276" w:type="pct"/>
            <w:noWrap/>
            <w:vAlign w:val="center"/>
            <w:hideMark/>
          </w:tcPr>
          <w:p w14:paraId="268D4924"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153BB25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2E345E7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0.504</w:t>
            </w:r>
          </w:p>
        </w:tc>
        <w:tc>
          <w:tcPr>
            <w:tcW w:w="253" w:type="pct"/>
            <w:noWrap/>
            <w:vAlign w:val="center"/>
            <w:hideMark/>
          </w:tcPr>
          <w:p w14:paraId="2A17AB1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0.507</w:t>
            </w:r>
          </w:p>
        </w:tc>
        <w:tc>
          <w:tcPr>
            <w:tcW w:w="276" w:type="pct"/>
            <w:noWrap/>
            <w:vAlign w:val="center"/>
            <w:hideMark/>
          </w:tcPr>
          <w:p w14:paraId="690B078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672D1AD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0.416</w:t>
            </w:r>
          </w:p>
        </w:tc>
        <w:tc>
          <w:tcPr>
            <w:tcW w:w="276" w:type="pct"/>
            <w:noWrap/>
            <w:vAlign w:val="center"/>
            <w:hideMark/>
          </w:tcPr>
          <w:p w14:paraId="486B7E8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-0.193</w:t>
            </w:r>
          </w:p>
        </w:tc>
        <w:tc>
          <w:tcPr>
            <w:tcW w:w="276" w:type="pct"/>
            <w:noWrap/>
            <w:vAlign w:val="center"/>
            <w:hideMark/>
          </w:tcPr>
          <w:p w14:paraId="5EE2B5E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-0.581</w:t>
            </w:r>
          </w:p>
        </w:tc>
        <w:tc>
          <w:tcPr>
            <w:tcW w:w="276" w:type="pct"/>
            <w:noWrap/>
            <w:vAlign w:val="center"/>
            <w:hideMark/>
          </w:tcPr>
          <w:p w14:paraId="3A6907C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-0.706</w:t>
            </w:r>
          </w:p>
        </w:tc>
        <w:tc>
          <w:tcPr>
            <w:tcW w:w="244" w:type="pct"/>
            <w:noWrap/>
            <w:vAlign w:val="center"/>
            <w:hideMark/>
          </w:tcPr>
          <w:p w14:paraId="6A5B50B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4C34D2B3"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9</w:t>
            </w:r>
          </w:p>
        </w:tc>
        <w:tc>
          <w:tcPr>
            <w:tcW w:w="276" w:type="pct"/>
            <w:noWrap/>
            <w:vAlign w:val="center"/>
            <w:hideMark/>
          </w:tcPr>
          <w:p w14:paraId="218402C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-801.8</w:t>
            </w:r>
          </w:p>
        </w:tc>
        <w:tc>
          <w:tcPr>
            <w:tcW w:w="291" w:type="pct"/>
            <w:noWrap/>
            <w:vAlign w:val="center"/>
            <w:hideMark/>
          </w:tcPr>
          <w:p w14:paraId="606B7FC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1621.8</w:t>
            </w:r>
          </w:p>
        </w:tc>
        <w:tc>
          <w:tcPr>
            <w:tcW w:w="306" w:type="pct"/>
            <w:noWrap/>
            <w:vAlign w:val="center"/>
            <w:hideMark/>
          </w:tcPr>
          <w:p w14:paraId="17110BC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0.905</w:t>
            </w:r>
          </w:p>
        </w:tc>
        <w:tc>
          <w:tcPr>
            <w:tcW w:w="293" w:type="pct"/>
            <w:noWrap/>
            <w:vAlign w:val="center"/>
            <w:hideMark/>
          </w:tcPr>
          <w:p w14:paraId="03FE4E2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0.155</w:t>
            </w:r>
          </w:p>
        </w:tc>
        <w:tc>
          <w:tcPr>
            <w:tcW w:w="253" w:type="pct"/>
            <w:noWrap/>
            <w:vAlign w:val="center"/>
            <w:hideMark/>
          </w:tcPr>
          <w:p w14:paraId="4E09EF9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0.201</w:t>
            </w:r>
          </w:p>
        </w:tc>
        <w:tc>
          <w:tcPr>
            <w:tcW w:w="253" w:type="pct"/>
            <w:noWrap/>
            <w:vAlign w:val="center"/>
            <w:hideMark/>
          </w:tcPr>
          <w:p w14:paraId="6E3A16A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0.389</w:t>
            </w:r>
          </w:p>
        </w:tc>
      </w:tr>
      <w:tr w:rsidR="00506FF9" w:rsidRPr="005E1EC1" w14:paraId="6A41FB36"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EAE5663"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14:paraId="31350FE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-1.32</w:t>
            </w:r>
            <w:r>
              <w:rPr>
                <w:rFonts w:ascii="Arial" w:eastAsia="Times New Roman" w:hAnsi="Arial" w:cs="Arial"/>
                <w:color w:val="000000"/>
                <w:sz w:val="18"/>
                <w:szCs w:val="18"/>
                <w:lang w:eastAsia="zh-CN"/>
              </w:rPr>
              <w:t>0</w:t>
            </w:r>
          </w:p>
        </w:tc>
        <w:tc>
          <w:tcPr>
            <w:tcW w:w="276" w:type="pct"/>
            <w:noWrap/>
            <w:vAlign w:val="center"/>
            <w:hideMark/>
          </w:tcPr>
          <w:p w14:paraId="5BAFAED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0.182</w:t>
            </w:r>
          </w:p>
        </w:tc>
        <w:tc>
          <w:tcPr>
            <w:tcW w:w="250" w:type="pct"/>
            <w:noWrap/>
            <w:vAlign w:val="center"/>
            <w:hideMark/>
          </w:tcPr>
          <w:p w14:paraId="7DD24D9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07F830A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0.503</w:t>
            </w:r>
          </w:p>
        </w:tc>
        <w:tc>
          <w:tcPr>
            <w:tcW w:w="253" w:type="pct"/>
            <w:noWrap/>
            <w:vAlign w:val="center"/>
            <w:hideMark/>
          </w:tcPr>
          <w:p w14:paraId="576FBF4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0.493</w:t>
            </w:r>
          </w:p>
        </w:tc>
        <w:tc>
          <w:tcPr>
            <w:tcW w:w="276" w:type="pct"/>
            <w:noWrap/>
            <w:vAlign w:val="center"/>
            <w:hideMark/>
          </w:tcPr>
          <w:p w14:paraId="7508DDC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7030175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0.355</w:t>
            </w:r>
          </w:p>
        </w:tc>
        <w:tc>
          <w:tcPr>
            <w:tcW w:w="276" w:type="pct"/>
            <w:noWrap/>
            <w:vAlign w:val="center"/>
            <w:hideMark/>
          </w:tcPr>
          <w:p w14:paraId="7FFC69E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-0.19</w:t>
            </w:r>
            <w:r>
              <w:rPr>
                <w:rFonts w:ascii="Arial" w:eastAsia="Times New Roman" w:hAnsi="Arial" w:cs="Arial"/>
                <w:color w:val="000000"/>
                <w:sz w:val="18"/>
                <w:szCs w:val="18"/>
                <w:lang w:eastAsia="zh-CN"/>
              </w:rPr>
              <w:t>0</w:t>
            </w:r>
          </w:p>
        </w:tc>
        <w:tc>
          <w:tcPr>
            <w:tcW w:w="276" w:type="pct"/>
            <w:noWrap/>
            <w:vAlign w:val="center"/>
            <w:hideMark/>
          </w:tcPr>
          <w:p w14:paraId="1177A22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-0.549</w:t>
            </w:r>
          </w:p>
        </w:tc>
        <w:tc>
          <w:tcPr>
            <w:tcW w:w="276" w:type="pct"/>
            <w:noWrap/>
            <w:vAlign w:val="center"/>
            <w:hideMark/>
          </w:tcPr>
          <w:p w14:paraId="359486E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-0.689</w:t>
            </w:r>
          </w:p>
        </w:tc>
        <w:tc>
          <w:tcPr>
            <w:tcW w:w="244" w:type="pct"/>
            <w:noWrap/>
            <w:vAlign w:val="center"/>
            <w:hideMark/>
          </w:tcPr>
          <w:p w14:paraId="1E08833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479DD3E1"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14</w:t>
            </w:r>
          </w:p>
        </w:tc>
        <w:tc>
          <w:tcPr>
            <w:tcW w:w="276" w:type="pct"/>
            <w:noWrap/>
            <w:vAlign w:val="center"/>
            <w:hideMark/>
          </w:tcPr>
          <w:p w14:paraId="0CD639D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-796.9</w:t>
            </w:r>
          </w:p>
        </w:tc>
        <w:tc>
          <w:tcPr>
            <w:tcW w:w="291" w:type="pct"/>
            <w:noWrap/>
            <w:vAlign w:val="center"/>
            <w:hideMark/>
          </w:tcPr>
          <w:p w14:paraId="1176353E"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1622.1</w:t>
            </w:r>
          </w:p>
        </w:tc>
        <w:tc>
          <w:tcPr>
            <w:tcW w:w="306" w:type="pct"/>
            <w:noWrap/>
            <w:vAlign w:val="center"/>
            <w:hideMark/>
          </w:tcPr>
          <w:p w14:paraId="7EE5453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1.217</w:t>
            </w:r>
          </w:p>
        </w:tc>
        <w:tc>
          <w:tcPr>
            <w:tcW w:w="293" w:type="pct"/>
            <w:noWrap/>
            <w:vAlign w:val="center"/>
            <w:hideMark/>
          </w:tcPr>
          <w:p w14:paraId="3C9D49F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0.133</w:t>
            </w:r>
          </w:p>
        </w:tc>
        <w:tc>
          <w:tcPr>
            <w:tcW w:w="253" w:type="pct"/>
            <w:noWrap/>
            <w:vAlign w:val="center"/>
            <w:hideMark/>
          </w:tcPr>
          <w:p w14:paraId="792A58D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0.213</w:t>
            </w:r>
          </w:p>
        </w:tc>
        <w:tc>
          <w:tcPr>
            <w:tcW w:w="253" w:type="pct"/>
            <w:noWrap/>
            <w:vAlign w:val="center"/>
            <w:hideMark/>
          </w:tcPr>
          <w:p w14:paraId="68A0574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0.394</w:t>
            </w:r>
          </w:p>
        </w:tc>
      </w:tr>
      <w:tr w:rsidR="00506FF9" w:rsidRPr="005E1EC1" w14:paraId="260FA451"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04F4972"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14:paraId="7CC1536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-1.335</w:t>
            </w:r>
          </w:p>
        </w:tc>
        <w:tc>
          <w:tcPr>
            <w:tcW w:w="276" w:type="pct"/>
            <w:noWrap/>
            <w:vAlign w:val="center"/>
            <w:hideMark/>
          </w:tcPr>
          <w:p w14:paraId="1FAAABEF"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7192B32F"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23F0F73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0.506</w:t>
            </w:r>
          </w:p>
        </w:tc>
        <w:tc>
          <w:tcPr>
            <w:tcW w:w="253" w:type="pct"/>
            <w:noWrap/>
            <w:vAlign w:val="center"/>
            <w:hideMark/>
          </w:tcPr>
          <w:p w14:paraId="6E494E4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0.493</w:t>
            </w:r>
          </w:p>
        </w:tc>
        <w:tc>
          <w:tcPr>
            <w:tcW w:w="276" w:type="pct"/>
            <w:noWrap/>
            <w:vAlign w:val="center"/>
            <w:hideMark/>
          </w:tcPr>
          <w:p w14:paraId="0D4DBED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w:t>
            </w:r>
            <w:r>
              <w:rPr>
                <w:rFonts w:ascii="Arial" w:eastAsia="Times New Roman" w:hAnsi="Arial" w:cs="Arial"/>
                <w:color w:val="000000"/>
                <w:sz w:val="18"/>
                <w:szCs w:val="18"/>
                <w:lang w:eastAsia="zh-CN"/>
              </w:rPr>
              <w:t>0</w:t>
            </w:r>
          </w:p>
        </w:tc>
        <w:tc>
          <w:tcPr>
            <w:tcW w:w="253" w:type="pct"/>
            <w:noWrap/>
            <w:vAlign w:val="center"/>
            <w:hideMark/>
          </w:tcPr>
          <w:p w14:paraId="7A9EC9B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0.349</w:t>
            </w:r>
          </w:p>
        </w:tc>
        <w:tc>
          <w:tcPr>
            <w:tcW w:w="276" w:type="pct"/>
            <w:noWrap/>
            <w:vAlign w:val="center"/>
            <w:hideMark/>
          </w:tcPr>
          <w:p w14:paraId="38AD779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-0.201</w:t>
            </w:r>
          </w:p>
        </w:tc>
        <w:tc>
          <w:tcPr>
            <w:tcW w:w="276" w:type="pct"/>
            <w:noWrap/>
            <w:vAlign w:val="center"/>
            <w:hideMark/>
          </w:tcPr>
          <w:p w14:paraId="71D22E2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-0.559</w:t>
            </w:r>
          </w:p>
        </w:tc>
        <w:tc>
          <w:tcPr>
            <w:tcW w:w="276" w:type="pct"/>
            <w:noWrap/>
            <w:vAlign w:val="center"/>
            <w:hideMark/>
          </w:tcPr>
          <w:p w14:paraId="27426F6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-0.702</w:t>
            </w:r>
          </w:p>
        </w:tc>
        <w:tc>
          <w:tcPr>
            <w:tcW w:w="244" w:type="pct"/>
            <w:noWrap/>
            <w:vAlign w:val="center"/>
            <w:hideMark/>
          </w:tcPr>
          <w:p w14:paraId="3AB7BFF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364C5DD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14</w:t>
            </w:r>
          </w:p>
        </w:tc>
        <w:tc>
          <w:tcPr>
            <w:tcW w:w="276" w:type="pct"/>
            <w:noWrap/>
            <w:vAlign w:val="center"/>
            <w:hideMark/>
          </w:tcPr>
          <w:p w14:paraId="2AB9E02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-797.1</w:t>
            </w:r>
          </w:p>
        </w:tc>
        <w:tc>
          <w:tcPr>
            <w:tcW w:w="291" w:type="pct"/>
            <w:noWrap/>
            <w:vAlign w:val="center"/>
            <w:hideMark/>
          </w:tcPr>
          <w:p w14:paraId="37D8C4C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1622.5</w:t>
            </w:r>
          </w:p>
        </w:tc>
        <w:tc>
          <w:tcPr>
            <w:tcW w:w="306" w:type="pct"/>
            <w:noWrap/>
            <w:vAlign w:val="center"/>
            <w:hideMark/>
          </w:tcPr>
          <w:p w14:paraId="12010DB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1.573</w:t>
            </w:r>
          </w:p>
        </w:tc>
        <w:tc>
          <w:tcPr>
            <w:tcW w:w="293" w:type="pct"/>
            <w:noWrap/>
            <w:vAlign w:val="center"/>
            <w:hideMark/>
          </w:tcPr>
          <w:p w14:paraId="4D78B52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0.111</w:t>
            </w:r>
          </w:p>
        </w:tc>
        <w:tc>
          <w:tcPr>
            <w:tcW w:w="253" w:type="pct"/>
            <w:noWrap/>
            <w:vAlign w:val="center"/>
            <w:hideMark/>
          </w:tcPr>
          <w:p w14:paraId="2ACB249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0.209</w:t>
            </w:r>
          </w:p>
        </w:tc>
        <w:tc>
          <w:tcPr>
            <w:tcW w:w="253" w:type="pct"/>
            <w:noWrap/>
            <w:vAlign w:val="center"/>
            <w:hideMark/>
          </w:tcPr>
          <w:p w14:paraId="4E4772E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0.391</w:t>
            </w:r>
          </w:p>
        </w:tc>
      </w:tr>
      <w:tr w:rsidR="00506FF9" w:rsidRPr="005E1EC1" w14:paraId="701457A4"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11F8B32"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14:paraId="722BD9D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-1.037</w:t>
            </w:r>
          </w:p>
        </w:tc>
        <w:tc>
          <w:tcPr>
            <w:tcW w:w="276" w:type="pct"/>
            <w:noWrap/>
            <w:vAlign w:val="center"/>
            <w:hideMark/>
          </w:tcPr>
          <w:p w14:paraId="17514E2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0.174</w:t>
            </w:r>
          </w:p>
        </w:tc>
        <w:tc>
          <w:tcPr>
            <w:tcW w:w="250" w:type="pct"/>
            <w:noWrap/>
            <w:vAlign w:val="center"/>
            <w:hideMark/>
          </w:tcPr>
          <w:p w14:paraId="252ED18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10281E5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0.512</w:t>
            </w:r>
          </w:p>
        </w:tc>
        <w:tc>
          <w:tcPr>
            <w:tcW w:w="253" w:type="pct"/>
            <w:noWrap/>
            <w:vAlign w:val="center"/>
            <w:hideMark/>
          </w:tcPr>
          <w:p w14:paraId="6E20358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0.505</w:t>
            </w:r>
          </w:p>
        </w:tc>
        <w:tc>
          <w:tcPr>
            <w:tcW w:w="276" w:type="pct"/>
            <w:noWrap/>
            <w:vAlign w:val="center"/>
            <w:hideMark/>
          </w:tcPr>
          <w:p w14:paraId="64B2AB6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35655D3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0.421</w:t>
            </w:r>
          </w:p>
        </w:tc>
        <w:tc>
          <w:tcPr>
            <w:tcW w:w="276" w:type="pct"/>
            <w:noWrap/>
            <w:vAlign w:val="center"/>
            <w:hideMark/>
          </w:tcPr>
          <w:p w14:paraId="0CB5CA9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-0.183</w:t>
            </w:r>
          </w:p>
        </w:tc>
        <w:tc>
          <w:tcPr>
            <w:tcW w:w="276" w:type="pct"/>
            <w:noWrap/>
            <w:vAlign w:val="center"/>
            <w:hideMark/>
          </w:tcPr>
          <w:p w14:paraId="3528F05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-0.568</w:t>
            </w:r>
          </w:p>
        </w:tc>
        <w:tc>
          <w:tcPr>
            <w:tcW w:w="276" w:type="pct"/>
            <w:noWrap/>
            <w:vAlign w:val="center"/>
            <w:hideMark/>
          </w:tcPr>
          <w:p w14:paraId="7E9A423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-0.697</w:t>
            </w:r>
          </w:p>
        </w:tc>
        <w:tc>
          <w:tcPr>
            <w:tcW w:w="244" w:type="pct"/>
            <w:noWrap/>
            <w:vAlign w:val="center"/>
            <w:hideMark/>
          </w:tcPr>
          <w:p w14:paraId="7EEBA37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30EB7BA1"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w:t>
            </w:r>
          </w:p>
        </w:tc>
        <w:tc>
          <w:tcPr>
            <w:tcW w:w="276" w:type="pct"/>
            <w:noWrap/>
            <w:vAlign w:val="center"/>
            <w:hideMark/>
          </w:tcPr>
          <w:p w14:paraId="54F2902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-801.4</w:t>
            </w:r>
          </w:p>
        </w:tc>
        <w:tc>
          <w:tcPr>
            <w:tcW w:w="291" w:type="pct"/>
            <w:noWrap/>
            <w:vAlign w:val="center"/>
            <w:hideMark/>
          </w:tcPr>
          <w:p w14:paraId="7890F8A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1623.1</w:t>
            </w:r>
          </w:p>
        </w:tc>
        <w:tc>
          <w:tcPr>
            <w:tcW w:w="306" w:type="pct"/>
            <w:noWrap/>
            <w:vAlign w:val="center"/>
            <w:hideMark/>
          </w:tcPr>
          <w:p w14:paraId="6C9F889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2.203</w:t>
            </w:r>
          </w:p>
        </w:tc>
        <w:tc>
          <w:tcPr>
            <w:tcW w:w="293" w:type="pct"/>
            <w:noWrap/>
            <w:vAlign w:val="center"/>
            <w:hideMark/>
          </w:tcPr>
          <w:p w14:paraId="3F46E63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0.081</w:t>
            </w:r>
          </w:p>
        </w:tc>
        <w:tc>
          <w:tcPr>
            <w:tcW w:w="253" w:type="pct"/>
            <w:noWrap/>
            <w:vAlign w:val="center"/>
            <w:hideMark/>
          </w:tcPr>
          <w:p w14:paraId="1DF98C3E"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0.207</w:t>
            </w:r>
          </w:p>
        </w:tc>
        <w:tc>
          <w:tcPr>
            <w:tcW w:w="253" w:type="pct"/>
            <w:noWrap/>
            <w:vAlign w:val="center"/>
            <w:hideMark/>
          </w:tcPr>
          <w:p w14:paraId="0985E0F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0.391</w:t>
            </w:r>
          </w:p>
        </w:tc>
      </w:tr>
      <w:tr w:rsidR="00506FF9" w:rsidRPr="005E1EC1" w14:paraId="26CF72FD"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7732EB4"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14:paraId="78D3A09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-1.305</w:t>
            </w:r>
          </w:p>
        </w:tc>
        <w:tc>
          <w:tcPr>
            <w:tcW w:w="276" w:type="pct"/>
            <w:noWrap/>
            <w:vAlign w:val="center"/>
            <w:hideMark/>
          </w:tcPr>
          <w:p w14:paraId="69C545C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-0.075</w:t>
            </w:r>
          </w:p>
        </w:tc>
        <w:tc>
          <w:tcPr>
            <w:tcW w:w="250" w:type="pct"/>
            <w:noWrap/>
            <w:vAlign w:val="center"/>
            <w:hideMark/>
          </w:tcPr>
          <w:p w14:paraId="5011E93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5A2D80C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0.506</w:t>
            </w:r>
          </w:p>
        </w:tc>
        <w:tc>
          <w:tcPr>
            <w:tcW w:w="253" w:type="pct"/>
            <w:noWrap/>
            <w:vAlign w:val="center"/>
            <w:hideMark/>
          </w:tcPr>
          <w:p w14:paraId="1EB163C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0.544</w:t>
            </w:r>
          </w:p>
        </w:tc>
        <w:tc>
          <w:tcPr>
            <w:tcW w:w="276" w:type="pct"/>
            <w:noWrap/>
            <w:vAlign w:val="center"/>
            <w:hideMark/>
          </w:tcPr>
          <w:p w14:paraId="164D7FD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362E3DF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0.333</w:t>
            </w:r>
          </w:p>
        </w:tc>
        <w:tc>
          <w:tcPr>
            <w:tcW w:w="276" w:type="pct"/>
            <w:noWrap/>
            <w:vAlign w:val="center"/>
            <w:hideMark/>
          </w:tcPr>
          <w:p w14:paraId="270AEA1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-0.19</w:t>
            </w:r>
          </w:p>
        </w:tc>
        <w:tc>
          <w:tcPr>
            <w:tcW w:w="276" w:type="pct"/>
            <w:noWrap/>
            <w:vAlign w:val="center"/>
            <w:hideMark/>
          </w:tcPr>
          <w:p w14:paraId="68C26BC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-0.565</w:t>
            </w:r>
          </w:p>
        </w:tc>
        <w:tc>
          <w:tcPr>
            <w:tcW w:w="276" w:type="pct"/>
            <w:noWrap/>
            <w:vAlign w:val="center"/>
            <w:hideMark/>
          </w:tcPr>
          <w:p w14:paraId="05ACECA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-0.683</w:t>
            </w:r>
          </w:p>
        </w:tc>
        <w:tc>
          <w:tcPr>
            <w:tcW w:w="244" w:type="pct"/>
            <w:noWrap/>
            <w:vAlign w:val="center"/>
            <w:hideMark/>
          </w:tcPr>
          <w:p w14:paraId="55FFDA8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158" w:type="pct"/>
            <w:noWrap/>
            <w:vAlign w:val="center"/>
            <w:hideMark/>
          </w:tcPr>
          <w:p w14:paraId="53700DD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18</w:t>
            </w:r>
          </w:p>
        </w:tc>
        <w:tc>
          <w:tcPr>
            <w:tcW w:w="276" w:type="pct"/>
            <w:noWrap/>
            <w:vAlign w:val="center"/>
            <w:hideMark/>
          </w:tcPr>
          <w:p w14:paraId="0CCEE66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-793.4</w:t>
            </w:r>
          </w:p>
        </w:tc>
        <w:tc>
          <w:tcPr>
            <w:tcW w:w="291" w:type="pct"/>
            <w:noWrap/>
            <w:vAlign w:val="center"/>
            <w:hideMark/>
          </w:tcPr>
          <w:p w14:paraId="786A420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1623.3</w:t>
            </w:r>
          </w:p>
        </w:tc>
        <w:tc>
          <w:tcPr>
            <w:tcW w:w="306" w:type="pct"/>
            <w:noWrap/>
            <w:vAlign w:val="center"/>
            <w:hideMark/>
          </w:tcPr>
          <w:p w14:paraId="1F73F85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2.456</w:t>
            </w:r>
          </w:p>
        </w:tc>
        <w:tc>
          <w:tcPr>
            <w:tcW w:w="293" w:type="pct"/>
            <w:noWrap/>
            <w:vAlign w:val="center"/>
            <w:hideMark/>
          </w:tcPr>
          <w:p w14:paraId="3F0BB7F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0.072</w:t>
            </w:r>
          </w:p>
        </w:tc>
        <w:tc>
          <w:tcPr>
            <w:tcW w:w="253" w:type="pct"/>
            <w:noWrap/>
            <w:vAlign w:val="center"/>
            <w:hideMark/>
          </w:tcPr>
          <w:p w14:paraId="3F9D50B4"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0.222</w:t>
            </w:r>
          </w:p>
        </w:tc>
        <w:tc>
          <w:tcPr>
            <w:tcW w:w="253" w:type="pct"/>
            <w:noWrap/>
            <w:vAlign w:val="center"/>
            <w:hideMark/>
          </w:tcPr>
          <w:p w14:paraId="112DD84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0.402</w:t>
            </w:r>
          </w:p>
        </w:tc>
      </w:tr>
      <w:tr w:rsidR="00506FF9" w:rsidRPr="005E1EC1" w14:paraId="7D71024C"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F7B2128"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14:paraId="31B4062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-1.053</w:t>
            </w:r>
          </w:p>
        </w:tc>
        <w:tc>
          <w:tcPr>
            <w:tcW w:w="276" w:type="pct"/>
            <w:noWrap/>
            <w:vAlign w:val="center"/>
            <w:hideMark/>
          </w:tcPr>
          <w:p w14:paraId="625CBB2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1A843E0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5E4C663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0.517</w:t>
            </w:r>
          </w:p>
        </w:tc>
        <w:tc>
          <w:tcPr>
            <w:tcW w:w="253" w:type="pct"/>
            <w:noWrap/>
            <w:vAlign w:val="center"/>
            <w:hideMark/>
          </w:tcPr>
          <w:p w14:paraId="33FB07E1"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0.505</w:t>
            </w:r>
          </w:p>
        </w:tc>
        <w:tc>
          <w:tcPr>
            <w:tcW w:w="276" w:type="pct"/>
            <w:noWrap/>
            <w:vAlign w:val="center"/>
            <w:hideMark/>
          </w:tcPr>
          <w:p w14:paraId="406A14C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-0.078</w:t>
            </w:r>
          </w:p>
        </w:tc>
        <w:tc>
          <w:tcPr>
            <w:tcW w:w="253" w:type="pct"/>
            <w:noWrap/>
            <w:vAlign w:val="center"/>
            <w:hideMark/>
          </w:tcPr>
          <w:p w14:paraId="40AC38E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0.415</w:t>
            </w:r>
          </w:p>
        </w:tc>
        <w:tc>
          <w:tcPr>
            <w:tcW w:w="276" w:type="pct"/>
            <w:noWrap/>
            <w:vAlign w:val="center"/>
            <w:hideMark/>
          </w:tcPr>
          <w:p w14:paraId="2A0F3C7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-0.193</w:t>
            </w:r>
          </w:p>
        </w:tc>
        <w:tc>
          <w:tcPr>
            <w:tcW w:w="276" w:type="pct"/>
            <w:noWrap/>
            <w:vAlign w:val="center"/>
            <w:hideMark/>
          </w:tcPr>
          <w:p w14:paraId="258ED56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-0.577</w:t>
            </w:r>
          </w:p>
        </w:tc>
        <w:tc>
          <w:tcPr>
            <w:tcW w:w="276" w:type="pct"/>
            <w:noWrap/>
            <w:vAlign w:val="center"/>
            <w:hideMark/>
          </w:tcPr>
          <w:p w14:paraId="739DB12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-0.709</w:t>
            </w:r>
          </w:p>
        </w:tc>
        <w:tc>
          <w:tcPr>
            <w:tcW w:w="244" w:type="pct"/>
            <w:noWrap/>
            <w:vAlign w:val="center"/>
            <w:hideMark/>
          </w:tcPr>
          <w:p w14:paraId="03A1EBC1"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75DE02C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w:t>
            </w:r>
          </w:p>
        </w:tc>
        <w:tc>
          <w:tcPr>
            <w:tcW w:w="276" w:type="pct"/>
            <w:noWrap/>
            <w:vAlign w:val="center"/>
            <w:hideMark/>
          </w:tcPr>
          <w:p w14:paraId="611DB14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-801.6</w:t>
            </w:r>
          </w:p>
        </w:tc>
        <w:tc>
          <w:tcPr>
            <w:tcW w:w="291" w:type="pct"/>
            <w:noWrap/>
            <w:vAlign w:val="center"/>
            <w:hideMark/>
          </w:tcPr>
          <w:p w14:paraId="4B27167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1623.4</w:t>
            </w:r>
          </w:p>
        </w:tc>
        <w:tc>
          <w:tcPr>
            <w:tcW w:w="306" w:type="pct"/>
            <w:noWrap/>
            <w:vAlign w:val="center"/>
            <w:hideMark/>
          </w:tcPr>
          <w:p w14:paraId="359577A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2.495</w:t>
            </w:r>
          </w:p>
        </w:tc>
        <w:tc>
          <w:tcPr>
            <w:tcW w:w="293" w:type="pct"/>
            <w:noWrap/>
            <w:vAlign w:val="center"/>
            <w:hideMark/>
          </w:tcPr>
          <w:p w14:paraId="421BD96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0.07</w:t>
            </w:r>
          </w:p>
        </w:tc>
        <w:tc>
          <w:tcPr>
            <w:tcW w:w="253" w:type="pct"/>
            <w:noWrap/>
            <w:vAlign w:val="center"/>
            <w:hideMark/>
          </w:tcPr>
          <w:p w14:paraId="4170CDF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0.204</w:t>
            </w:r>
          </w:p>
        </w:tc>
        <w:tc>
          <w:tcPr>
            <w:tcW w:w="253" w:type="pct"/>
            <w:noWrap/>
            <w:vAlign w:val="center"/>
            <w:hideMark/>
          </w:tcPr>
          <w:p w14:paraId="1F9A4C6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0.387</w:t>
            </w:r>
          </w:p>
        </w:tc>
      </w:tr>
      <w:tr w:rsidR="00506FF9" w:rsidRPr="005E1EC1" w14:paraId="0876FBEF"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3720E60"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14:paraId="799E60F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-1.325</w:t>
            </w:r>
          </w:p>
        </w:tc>
        <w:tc>
          <w:tcPr>
            <w:tcW w:w="276" w:type="pct"/>
            <w:noWrap/>
            <w:vAlign w:val="center"/>
            <w:hideMark/>
          </w:tcPr>
          <w:p w14:paraId="4BFA2FA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0.189</w:t>
            </w:r>
          </w:p>
        </w:tc>
        <w:tc>
          <w:tcPr>
            <w:tcW w:w="250" w:type="pct"/>
            <w:noWrap/>
            <w:vAlign w:val="center"/>
            <w:hideMark/>
          </w:tcPr>
          <w:p w14:paraId="580310B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08A5A17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0.516</w:t>
            </w:r>
          </w:p>
        </w:tc>
        <w:tc>
          <w:tcPr>
            <w:tcW w:w="253" w:type="pct"/>
            <w:noWrap/>
            <w:vAlign w:val="center"/>
            <w:hideMark/>
          </w:tcPr>
          <w:p w14:paraId="5530094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0.491</w:t>
            </w:r>
          </w:p>
        </w:tc>
        <w:tc>
          <w:tcPr>
            <w:tcW w:w="276" w:type="pct"/>
            <w:noWrap/>
            <w:vAlign w:val="center"/>
            <w:hideMark/>
          </w:tcPr>
          <w:p w14:paraId="2EE1BC3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-0.086</w:t>
            </w:r>
          </w:p>
        </w:tc>
        <w:tc>
          <w:tcPr>
            <w:tcW w:w="253" w:type="pct"/>
            <w:noWrap/>
            <w:vAlign w:val="center"/>
            <w:hideMark/>
          </w:tcPr>
          <w:p w14:paraId="24FE83B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0.354</w:t>
            </w:r>
          </w:p>
        </w:tc>
        <w:tc>
          <w:tcPr>
            <w:tcW w:w="276" w:type="pct"/>
            <w:noWrap/>
            <w:vAlign w:val="center"/>
            <w:hideMark/>
          </w:tcPr>
          <w:p w14:paraId="5310C9D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-0.189</w:t>
            </w:r>
          </w:p>
        </w:tc>
        <w:tc>
          <w:tcPr>
            <w:tcW w:w="276" w:type="pct"/>
            <w:noWrap/>
            <w:vAlign w:val="center"/>
            <w:hideMark/>
          </w:tcPr>
          <w:p w14:paraId="461D2C2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-0.545</w:t>
            </w:r>
          </w:p>
        </w:tc>
        <w:tc>
          <w:tcPr>
            <w:tcW w:w="276" w:type="pct"/>
            <w:noWrap/>
            <w:vAlign w:val="center"/>
            <w:hideMark/>
          </w:tcPr>
          <w:p w14:paraId="6834B514"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-0.692</w:t>
            </w:r>
          </w:p>
        </w:tc>
        <w:tc>
          <w:tcPr>
            <w:tcW w:w="244" w:type="pct"/>
            <w:noWrap/>
            <w:vAlign w:val="center"/>
            <w:hideMark/>
          </w:tcPr>
          <w:p w14:paraId="4913AE5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1313EC9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15</w:t>
            </w:r>
          </w:p>
        </w:tc>
        <w:tc>
          <w:tcPr>
            <w:tcW w:w="276" w:type="pct"/>
            <w:noWrap/>
            <w:vAlign w:val="center"/>
            <w:hideMark/>
          </w:tcPr>
          <w:p w14:paraId="7E67298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-796.6</w:t>
            </w:r>
          </w:p>
        </w:tc>
        <w:tc>
          <w:tcPr>
            <w:tcW w:w="291" w:type="pct"/>
            <w:noWrap/>
            <w:vAlign w:val="center"/>
            <w:hideMark/>
          </w:tcPr>
          <w:p w14:paraId="56B1ECE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1623.6</w:t>
            </w:r>
          </w:p>
        </w:tc>
        <w:tc>
          <w:tcPr>
            <w:tcW w:w="306" w:type="pct"/>
            <w:noWrap/>
            <w:vAlign w:val="center"/>
            <w:hideMark/>
          </w:tcPr>
          <w:p w14:paraId="02D9218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2.722</w:t>
            </w:r>
          </w:p>
        </w:tc>
        <w:tc>
          <w:tcPr>
            <w:tcW w:w="293" w:type="pct"/>
            <w:noWrap/>
            <w:vAlign w:val="center"/>
            <w:hideMark/>
          </w:tcPr>
          <w:p w14:paraId="5EE7C47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0.063</w:t>
            </w:r>
          </w:p>
        </w:tc>
        <w:tc>
          <w:tcPr>
            <w:tcW w:w="253" w:type="pct"/>
            <w:noWrap/>
            <w:vAlign w:val="center"/>
            <w:hideMark/>
          </w:tcPr>
          <w:p w14:paraId="7C69825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0.216</w:t>
            </w:r>
          </w:p>
        </w:tc>
        <w:tc>
          <w:tcPr>
            <w:tcW w:w="253" w:type="pct"/>
            <w:noWrap/>
            <w:vAlign w:val="center"/>
            <w:hideMark/>
          </w:tcPr>
          <w:p w14:paraId="76BB3F44"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0.392</w:t>
            </w:r>
          </w:p>
        </w:tc>
      </w:tr>
      <w:tr w:rsidR="00506FF9" w:rsidRPr="005E1EC1" w14:paraId="712849D9"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7ABA669"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14:paraId="6F1BF8E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-1.042</w:t>
            </w:r>
          </w:p>
        </w:tc>
        <w:tc>
          <w:tcPr>
            <w:tcW w:w="276" w:type="pct"/>
            <w:noWrap/>
            <w:vAlign w:val="center"/>
            <w:hideMark/>
          </w:tcPr>
          <w:p w14:paraId="1F28082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w:t>
            </w:r>
            <w:r w:rsidR="00783DB9">
              <w:rPr>
                <w:rFonts w:ascii="Arial" w:eastAsia="Times New Roman" w:hAnsi="Arial" w:cs="Arial"/>
                <w:color w:val="000000"/>
                <w:sz w:val="18"/>
                <w:szCs w:val="18"/>
                <w:lang w:eastAsia="zh-CN"/>
              </w:rPr>
              <w:t>0</w:t>
            </w:r>
          </w:p>
        </w:tc>
        <w:tc>
          <w:tcPr>
            <w:tcW w:w="250" w:type="pct"/>
            <w:noWrap/>
            <w:vAlign w:val="center"/>
            <w:hideMark/>
          </w:tcPr>
          <w:p w14:paraId="5DCD014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1CB7D7F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0.526</w:t>
            </w:r>
          </w:p>
        </w:tc>
        <w:tc>
          <w:tcPr>
            <w:tcW w:w="253" w:type="pct"/>
            <w:noWrap/>
            <w:vAlign w:val="center"/>
            <w:hideMark/>
          </w:tcPr>
          <w:p w14:paraId="53E4F54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0.503</w:t>
            </w:r>
          </w:p>
        </w:tc>
        <w:tc>
          <w:tcPr>
            <w:tcW w:w="276" w:type="pct"/>
            <w:noWrap/>
            <w:vAlign w:val="center"/>
            <w:hideMark/>
          </w:tcPr>
          <w:p w14:paraId="11A2506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-0.084</w:t>
            </w:r>
          </w:p>
        </w:tc>
        <w:tc>
          <w:tcPr>
            <w:tcW w:w="253" w:type="pct"/>
            <w:noWrap/>
            <w:vAlign w:val="center"/>
            <w:hideMark/>
          </w:tcPr>
          <w:p w14:paraId="1AF34E5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0.42</w:t>
            </w:r>
            <w:r>
              <w:rPr>
                <w:rFonts w:ascii="Arial" w:eastAsia="Times New Roman" w:hAnsi="Arial" w:cs="Arial"/>
                <w:color w:val="000000"/>
                <w:sz w:val="18"/>
                <w:szCs w:val="18"/>
                <w:lang w:eastAsia="zh-CN"/>
              </w:rPr>
              <w:t>0</w:t>
            </w:r>
          </w:p>
        </w:tc>
        <w:tc>
          <w:tcPr>
            <w:tcW w:w="276" w:type="pct"/>
            <w:noWrap/>
            <w:vAlign w:val="center"/>
            <w:hideMark/>
          </w:tcPr>
          <w:p w14:paraId="03105D8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-0.182</w:t>
            </w:r>
          </w:p>
        </w:tc>
        <w:tc>
          <w:tcPr>
            <w:tcW w:w="276" w:type="pct"/>
            <w:noWrap/>
            <w:vAlign w:val="center"/>
            <w:hideMark/>
          </w:tcPr>
          <w:p w14:paraId="25E0F7A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-0.564</w:t>
            </w:r>
          </w:p>
        </w:tc>
        <w:tc>
          <w:tcPr>
            <w:tcW w:w="276" w:type="pct"/>
            <w:noWrap/>
            <w:vAlign w:val="center"/>
            <w:hideMark/>
          </w:tcPr>
          <w:p w14:paraId="4289CC4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-0.7</w:t>
            </w:r>
            <w:r>
              <w:rPr>
                <w:rFonts w:ascii="Arial" w:eastAsia="Times New Roman" w:hAnsi="Arial" w:cs="Arial"/>
                <w:color w:val="000000"/>
                <w:sz w:val="18"/>
                <w:szCs w:val="18"/>
                <w:lang w:eastAsia="zh-CN"/>
              </w:rPr>
              <w:t>00</w:t>
            </w:r>
          </w:p>
        </w:tc>
        <w:tc>
          <w:tcPr>
            <w:tcW w:w="244" w:type="pct"/>
            <w:noWrap/>
            <w:vAlign w:val="center"/>
            <w:hideMark/>
          </w:tcPr>
          <w:p w14:paraId="3B6EFEB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2C2E5F1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11</w:t>
            </w:r>
          </w:p>
        </w:tc>
        <w:tc>
          <w:tcPr>
            <w:tcW w:w="276" w:type="pct"/>
            <w:noWrap/>
            <w:vAlign w:val="center"/>
            <w:hideMark/>
          </w:tcPr>
          <w:p w14:paraId="0A01C59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-801.2</w:t>
            </w:r>
          </w:p>
        </w:tc>
        <w:tc>
          <w:tcPr>
            <w:tcW w:w="291" w:type="pct"/>
            <w:noWrap/>
            <w:vAlign w:val="center"/>
            <w:hideMark/>
          </w:tcPr>
          <w:p w14:paraId="01056D4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1624.6</w:t>
            </w:r>
          </w:p>
        </w:tc>
        <w:tc>
          <w:tcPr>
            <w:tcW w:w="306" w:type="pct"/>
            <w:noWrap/>
            <w:vAlign w:val="center"/>
            <w:hideMark/>
          </w:tcPr>
          <w:p w14:paraId="483ECEB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3.727</w:t>
            </w:r>
          </w:p>
        </w:tc>
        <w:tc>
          <w:tcPr>
            <w:tcW w:w="293" w:type="pct"/>
            <w:noWrap/>
            <w:vAlign w:val="center"/>
            <w:hideMark/>
          </w:tcPr>
          <w:p w14:paraId="2C8DB8C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0.038</w:t>
            </w:r>
          </w:p>
        </w:tc>
        <w:tc>
          <w:tcPr>
            <w:tcW w:w="253" w:type="pct"/>
            <w:noWrap/>
            <w:vAlign w:val="center"/>
            <w:hideMark/>
          </w:tcPr>
          <w:p w14:paraId="53F644E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0.21</w:t>
            </w:r>
            <w:r>
              <w:rPr>
                <w:rFonts w:ascii="Arial" w:eastAsia="Times New Roman" w:hAnsi="Arial" w:cs="Arial"/>
                <w:color w:val="000000"/>
                <w:sz w:val="18"/>
                <w:szCs w:val="18"/>
                <w:lang w:eastAsia="zh-CN"/>
              </w:rPr>
              <w:t>0</w:t>
            </w:r>
          </w:p>
        </w:tc>
        <w:tc>
          <w:tcPr>
            <w:tcW w:w="253" w:type="pct"/>
            <w:noWrap/>
            <w:vAlign w:val="center"/>
            <w:hideMark/>
          </w:tcPr>
          <w:p w14:paraId="29BDCB2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0.388</w:t>
            </w:r>
          </w:p>
        </w:tc>
      </w:tr>
      <w:tr w:rsidR="00506FF9" w:rsidRPr="005E1EC1" w14:paraId="4CA75772"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1A5F521"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14:paraId="46B9D10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-1.31</w:t>
            </w:r>
            <w:r>
              <w:rPr>
                <w:rFonts w:ascii="Arial" w:eastAsia="Times New Roman" w:hAnsi="Arial" w:cs="Arial"/>
                <w:color w:val="000000"/>
                <w:sz w:val="18"/>
                <w:szCs w:val="18"/>
                <w:lang w:eastAsia="zh-CN"/>
              </w:rPr>
              <w:t>0</w:t>
            </w:r>
          </w:p>
        </w:tc>
        <w:tc>
          <w:tcPr>
            <w:tcW w:w="276" w:type="pct"/>
            <w:noWrap/>
            <w:vAlign w:val="center"/>
            <w:hideMark/>
          </w:tcPr>
          <w:p w14:paraId="6194AB7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-0.069</w:t>
            </w:r>
          </w:p>
        </w:tc>
        <w:tc>
          <w:tcPr>
            <w:tcW w:w="250" w:type="pct"/>
            <w:noWrap/>
            <w:vAlign w:val="center"/>
            <w:hideMark/>
          </w:tcPr>
          <w:p w14:paraId="1F820D3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5B41671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0.52</w:t>
            </w:r>
            <w:r>
              <w:rPr>
                <w:rFonts w:ascii="Arial" w:eastAsia="Times New Roman" w:hAnsi="Arial" w:cs="Arial"/>
                <w:color w:val="000000"/>
                <w:sz w:val="18"/>
                <w:szCs w:val="18"/>
                <w:lang w:eastAsia="zh-CN"/>
              </w:rPr>
              <w:t>0</w:t>
            </w:r>
          </w:p>
        </w:tc>
        <w:tc>
          <w:tcPr>
            <w:tcW w:w="253" w:type="pct"/>
            <w:noWrap/>
            <w:vAlign w:val="center"/>
            <w:hideMark/>
          </w:tcPr>
          <w:p w14:paraId="771CF07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0.542</w:t>
            </w:r>
          </w:p>
        </w:tc>
        <w:tc>
          <w:tcPr>
            <w:tcW w:w="276" w:type="pct"/>
            <w:noWrap/>
            <w:vAlign w:val="center"/>
            <w:hideMark/>
          </w:tcPr>
          <w:p w14:paraId="2C40E80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-0.084</w:t>
            </w:r>
          </w:p>
        </w:tc>
        <w:tc>
          <w:tcPr>
            <w:tcW w:w="253" w:type="pct"/>
            <w:noWrap/>
            <w:vAlign w:val="center"/>
            <w:hideMark/>
          </w:tcPr>
          <w:p w14:paraId="511251BF"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0.332</w:t>
            </w:r>
          </w:p>
        </w:tc>
        <w:tc>
          <w:tcPr>
            <w:tcW w:w="276" w:type="pct"/>
            <w:noWrap/>
            <w:vAlign w:val="center"/>
            <w:hideMark/>
          </w:tcPr>
          <w:p w14:paraId="46D6FA3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-0.188</w:t>
            </w:r>
          </w:p>
        </w:tc>
        <w:tc>
          <w:tcPr>
            <w:tcW w:w="276" w:type="pct"/>
            <w:noWrap/>
            <w:vAlign w:val="center"/>
            <w:hideMark/>
          </w:tcPr>
          <w:p w14:paraId="404A8E3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-0.561</w:t>
            </w:r>
          </w:p>
        </w:tc>
        <w:tc>
          <w:tcPr>
            <w:tcW w:w="276" w:type="pct"/>
            <w:noWrap/>
            <w:vAlign w:val="center"/>
            <w:hideMark/>
          </w:tcPr>
          <w:p w14:paraId="073E9339"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-0.686</w:t>
            </w:r>
          </w:p>
        </w:tc>
        <w:tc>
          <w:tcPr>
            <w:tcW w:w="244" w:type="pct"/>
            <w:noWrap/>
            <w:vAlign w:val="center"/>
            <w:hideMark/>
          </w:tcPr>
          <w:p w14:paraId="06A2B0E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158" w:type="pct"/>
            <w:noWrap/>
            <w:vAlign w:val="center"/>
            <w:hideMark/>
          </w:tcPr>
          <w:p w14:paraId="2A683993"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19</w:t>
            </w:r>
          </w:p>
        </w:tc>
        <w:tc>
          <w:tcPr>
            <w:tcW w:w="276" w:type="pct"/>
            <w:noWrap/>
            <w:vAlign w:val="center"/>
            <w:hideMark/>
          </w:tcPr>
          <w:p w14:paraId="7B7578B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-793.1</w:t>
            </w:r>
          </w:p>
        </w:tc>
        <w:tc>
          <w:tcPr>
            <w:tcW w:w="291" w:type="pct"/>
            <w:noWrap/>
            <w:vAlign w:val="center"/>
            <w:hideMark/>
          </w:tcPr>
          <w:p w14:paraId="64A50D2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1624.9</w:t>
            </w:r>
          </w:p>
        </w:tc>
        <w:tc>
          <w:tcPr>
            <w:tcW w:w="306" w:type="pct"/>
            <w:noWrap/>
            <w:vAlign w:val="center"/>
            <w:hideMark/>
          </w:tcPr>
          <w:p w14:paraId="2AF650A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3.996</w:t>
            </w:r>
          </w:p>
        </w:tc>
        <w:tc>
          <w:tcPr>
            <w:tcW w:w="293" w:type="pct"/>
            <w:noWrap/>
            <w:vAlign w:val="center"/>
            <w:hideMark/>
          </w:tcPr>
          <w:p w14:paraId="46802AE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0.033</w:t>
            </w:r>
          </w:p>
        </w:tc>
        <w:tc>
          <w:tcPr>
            <w:tcW w:w="253" w:type="pct"/>
            <w:noWrap/>
            <w:vAlign w:val="center"/>
            <w:hideMark/>
          </w:tcPr>
          <w:p w14:paraId="3DFB71E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0.225</w:t>
            </w:r>
          </w:p>
        </w:tc>
        <w:tc>
          <w:tcPr>
            <w:tcW w:w="253" w:type="pct"/>
            <w:noWrap/>
            <w:vAlign w:val="center"/>
            <w:hideMark/>
          </w:tcPr>
          <w:p w14:paraId="724E9B43"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w:t>
            </w:r>
            <w:r>
              <w:rPr>
                <w:rFonts w:ascii="Arial" w:eastAsia="Times New Roman" w:hAnsi="Arial" w:cs="Arial"/>
                <w:color w:val="000000"/>
                <w:sz w:val="18"/>
                <w:szCs w:val="18"/>
                <w:lang w:eastAsia="zh-CN"/>
              </w:rPr>
              <w:t>00</w:t>
            </w:r>
          </w:p>
        </w:tc>
      </w:tr>
      <w:tr w:rsidR="00506FF9" w:rsidRPr="005E1EC1" w14:paraId="0846C84C"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AD27EDD" w14:textId="77777777" w:rsidR="00506FF9" w:rsidRPr="005E1EC1" w:rsidRDefault="00506FF9" w:rsidP="00E43CF0">
            <w:pPr>
              <w:jc w:val="right"/>
              <w:rPr>
                <w:rFonts w:ascii="Arial" w:eastAsia="Times New Roman" w:hAnsi="Arial" w:cs="Arial"/>
                <w:color w:val="000000"/>
                <w:sz w:val="18"/>
                <w:szCs w:val="18"/>
                <w:lang w:eastAsia="zh-CN"/>
              </w:rPr>
            </w:pPr>
          </w:p>
        </w:tc>
        <w:tc>
          <w:tcPr>
            <w:tcW w:w="340" w:type="pct"/>
            <w:noWrap/>
            <w:vAlign w:val="center"/>
            <w:hideMark/>
          </w:tcPr>
          <w:p w14:paraId="0859C4F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-1.121</w:t>
            </w:r>
          </w:p>
        </w:tc>
        <w:tc>
          <w:tcPr>
            <w:tcW w:w="276" w:type="pct"/>
            <w:noWrap/>
            <w:vAlign w:val="center"/>
            <w:hideMark/>
          </w:tcPr>
          <w:p w14:paraId="76E5378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5290180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7CF774A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3C43F56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76" w:type="pct"/>
            <w:noWrap/>
            <w:vAlign w:val="center"/>
            <w:hideMark/>
          </w:tcPr>
          <w:p w14:paraId="162A4145"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6E16A72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76" w:type="pct"/>
            <w:noWrap/>
            <w:vAlign w:val="center"/>
            <w:hideMark/>
          </w:tcPr>
          <w:p w14:paraId="7617F1D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76" w:type="pct"/>
            <w:noWrap/>
            <w:vAlign w:val="center"/>
            <w:hideMark/>
          </w:tcPr>
          <w:p w14:paraId="0FA4A6A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76" w:type="pct"/>
            <w:noWrap/>
            <w:vAlign w:val="center"/>
            <w:hideMark/>
          </w:tcPr>
          <w:p w14:paraId="3A99683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44" w:type="pct"/>
            <w:noWrap/>
            <w:vAlign w:val="center"/>
            <w:hideMark/>
          </w:tcPr>
          <w:p w14:paraId="2A41191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158" w:type="pct"/>
            <w:noWrap/>
            <w:vAlign w:val="center"/>
            <w:hideMark/>
          </w:tcPr>
          <w:p w14:paraId="1E6C904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3</w:t>
            </w:r>
          </w:p>
        </w:tc>
        <w:tc>
          <w:tcPr>
            <w:tcW w:w="276" w:type="pct"/>
            <w:noWrap/>
            <w:vAlign w:val="center"/>
            <w:hideMark/>
          </w:tcPr>
          <w:p w14:paraId="45E6BB9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-853</w:t>
            </w:r>
            <w:r>
              <w:rPr>
                <w:rFonts w:ascii="Arial" w:eastAsia="Times New Roman" w:hAnsi="Arial" w:cs="Arial"/>
                <w:color w:val="000000"/>
                <w:sz w:val="18"/>
                <w:szCs w:val="18"/>
                <w:lang w:eastAsia="zh-CN"/>
              </w:rPr>
              <w:t>.0</w:t>
            </w:r>
          </w:p>
        </w:tc>
        <w:tc>
          <w:tcPr>
            <w:tcW w:w="291" w:type="pct"/>
            <w:noWrap/>
            <w:vAlign w:val="center"/>
            <w:hideMark/>
          </w:tcPr>
          <w:p w14:paraId="3FB88A7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1712.1</w:t>
            </w:r>
          </w:p>
        </w:tc>
        <w:tc>
          <w:tcPr>
            <w:tcW w:w="306" w:type="pct"/>
            <w:noWrap/>
            <w:vAlign w:val="center"/>
            <w:hideMark/>
          </w:tcPr>
          <w:p w14:paraId="25A4F0E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91.183</w:t>
            </w:r>
          </w:p>
        </w:tc>
        <w:tc>
          <w:tcPr>
            <w:tcW w:w="293" w:type="pct"/>
            <w:noWrap/>
            <w:vAlign w:val="center"/>
            <w:hideMark/>
          </w:tcPr>
          <w:p w14:paraId="43BB1A3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w:t>
            </w:r>
            <w:r w:rsidRPr="005E1EC1">
              <w:rPr>
                <w:rFonts w:ascii="Arial" w:eastAsia="Times New Roman" w:hAnsi="Arial" w:cs="Arial"/>
                <w:color w:val="000000"/>
                <w:sz w:val="18"/>
                <w:szCs w:val="18"/>
                <w:lang w:eastAsia="zh-CN"/>
              </w:rPr>
              <w:t>0</w:t>
            </w:r>
            <w:r>
              <w:rPr>
                <w:rFonts w:ascii="Arial" w:eastAsia="Times New Roman" w:hAnsi="Arial" w:cs="Arial"/>
                <w:color w:val="000000"/>
                <w:sz w:val="18"/>
                <w:szCs w:val="18"/>
                <w:lang w:eastAsia="zh-CN"/>
              </w:rPr>
              <w:t>.001</w:t>
            </w:r>
          </w:p>
        </w:tc>
        <w:tc>
          <w:tcPr>
            <w:tcW w:w="253" w:type="pct"/>
            <w:noWrap/>
            <w:vAlign w:val="center"/>
            <w:hideMark/>
          </w:tcPr>
          <w:p w14:paraId="7BEAC98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w:t>
            </w:r>
            <w:r w:rsidRPr="005E1EC1">
              <w:rPr>
                <w:rFonts w:ascii="Arial" w:eastAsia="Times New Roman" w:hAnsi="Arial" w:cs="Arial"/>
                <w:color w:val="000000"/>
                <w:sz w:val="18"/>
                <w:szCs w:val="18"/>
                <w:lang w:eastAsia="zh-CN"/>
              </w:rPr>
              <w:t>0</w:t>
            </w:r>
            <w:r>
              <w:rPr>
                <w:rFonts w:ascii="Arial" w:eastAsia="Times New Roman" w:hAnsi="Arial" w:cs="Arial"/>
                <w:color w:val="000000"/>
                <w:sz w:val="18"/>
                <w:szCs w:val="18"/>
                <w:lang w:eastAsia="zh-CN"/>
              </w:rPr>
              <w:t>.001</w:t>
            </w:r>
          </w:p>
        </w:tc>
        <w:tc>
          <w:tcPr>
            <w:tcW w:w="253" w:type="pct"/>
            <w:noWrap/>
            <w:vAlign w:val="center"/>
            <w:hideMark/>
          </w:tcPr>
          <w:p w14:paraId="7942872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0.274</w:t>
            </w:r>
          </w:p>
        </w:tc>
      </w:tr>
    </w:tbl>
    <w:p w14:paraId="1E7EADDB" w14:textId="77777777" w:rsidR="00D52DF2" w:rsidRDefault="00D52DF2" w:rsidP="00D52DF2">
      <w:pPr>
        <w:jc w:val="left"/>
      </w:pPr>
    </w:p>
    <w:p w14:paraId="7CE05E68" w14:textId="77777777" w:rsidR="00D52DF2" w:rsidRDefault="00D52DF2" w:rsidP="00D52DF2">
      <w:pPr>
        <w:jc w:val="left"/>
        <w:sectPr w:rsidR="00D52DF2" w:rsidSect="00D52DF2">
          <w:pgSz w:w="15840" w:h="12240" w:orient="landscape"/>
          <w:pgMar w:top="1440" w:right="1440" w:bottom="1440" w:left="1440" w:header="720" w:footer="720" w:gutter="0"/>
          <w:lnNumType w:countBy="1" w:restart="continuous"/>
          <w:cols w:space="720"/>
          <w:docGrid w:linePitch="326"/>
        </w:sectPr>
      </w:pPr>
    </w:p>
    <w:p w14:paraId="4692B04B" w14:textId="77777777" w:rsidR="00E43CF0" w:rsidRDefault="00783DB9" w:rsidP="004A6282">
      <w:pPr>
        <w:jc w:val="left"/>
      </w:pPr>
      <w:r w:rsidRPr="00483F53">
        <w:rPr>
          <w:b/>
        </w:rPr>
        <w:lastRenderedPageBreak/>
        <w:t>Table 3.</w:t>
      </w:r>
      <w:r>
        <w:t xml:space="preserve"> Model-averaged (using the zero-method, Burnham &amp; Anderson 1998) parameter estimates (</w:t>
      </w:r>
      <w:r w:rsidRPr="00783DB9">
        <w:rPr>
          <w:i/>
        </w:rPr>
        <w:t>b</w:t>
      </w:r>
      <w:r>
        <w:t>) and their standard errors based on the candidate set of Generalised Linear Mixed Effects Models (GLMMs) for bat activity (probability of a bat pass ha</w:t>
      </w:r>
      <w:r w:rsidRPr="00D639B5">
        <w:rPr>
          <w:vertAlign w:val="superscript"/>
        </w:rPr>
        <w:t>-1</w:t>
      </w:r>
      <w:r>
        <w:t xml:space="preserve">) shown in Table 2. Coefficients are parameter estimates </w:t>
      </w:r>
      <w:r w:rsidR="004A6282">
        <w:t xml:space="preserve">based on model fits using </w:t>
      </w:r>
      <w:r>
        <w:t>standardised (centered and scaled to 2 SD) inputs.</w:t>
      </w:r>
      <w:r w:rsidR="004A6282">
        <w:t xml:space="preserve"> The reference categories for distance band is the first band (0-100m from turbines) and the standardised inputs for no. of turbines (two-way factor; therefore only centered – see main text and Gelman (2008)) w</w:t>
      </w:r>
      <w:r w:rsidR="00483F53">
        <w:t>ere</w:t>
      </w:r>
      <w:r w:rsidR="004A6282">
        <w:t xml:space="preserve"> </w:t>
      </w:r>
      <w:r w:rsidR="004A6282" w:rsidRPr="004A6282">
        <w:t>-0.538</w:t>
      </w:r>
      <w:r w:rsidR="004A6282">
        <w:t xml:space="preserve"> and </w:t>
      </w:r>
      <w:r w:rsidR="004A6282" w:rsidRPr="004A6282">
        <w:t>0.46</w:t>
      </w:r>
      <w:r w:rsidR="004A6282">
        <w:t xml:space="preserve">2 for </w:t>
      </w:r>
      <w:r w:rsidR="00483F53">
        <w:t xml:space="preserve">single and </w:t>
      </w:r>
      <w:r w:rsidR="004A6282">
        <w:t>multiple turbines</w:t>
      </w:r>
      <w:r w:rsidR="00483F53">
        <w:t xml:space="preserve"> respectively</w:t>
      </w:r>
      <w:r w:rsidR="004A6282">
        <w:t>. All models included site and transect within site as a nested random effect structure, and all models had binomial errors and were fitted with a complimentary log-log link.</w:t>
      </w:r>
    </w:p>
    <w:tbl>
      <w:tblPr>
        <w:tblStyle w:val="PlainTable4"/>
        <w:tblpPr w:leftFromText="180" w:rightFromText="180" w:vertAnchor="page" w:horzAnchor="margin" w:tblpY="7168"/>
        <w:tblW w:w="0" w:type="auto"/>
        <w:tblLayout w:type="fixed"/>
        <w:tblLook w:val="04A0" w:firstRow="1" w:lastRow="0" w:firstColumn="1" w:lastColumn="0" w:noHBand="0" w:noVBand="1"/>
      </w:tblPr>
      <w:tblGrid>
        <w:gridCol w:w="4962"/>
        <w:gridCol w:w="1275"/>
        <w:gridCol w:w="1101"/>
      </w:tblGrid>
      <w:tr w:rsidR="00E43CF0" w:rsidRPr="00783DB9" w14:paraId="5E8B3E12" w14:textId="77777777" w:rsidTr="00E43CF0">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noWrap/>
            <w:hideMark/>
          </w:tcPr>
          <w:p w14:paraId="04821879" w14:textId="77777777" w:rsidR="00E43CF0" w:rsidRPr="00783DB9" w:rsidRDefault="00E43CF0" w:rsidP="00E43CF0">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noWrap/>
            <w:hideMark/>
          </w:tcPr>
          <w:p w14:paraId="0DF18AAA" w14:textId="77777777" w:rsidR="00E43CF0" w:rsidRPr="00783DB9" w:rsidRDefault="00E43CF0" w:rsidP="00E43CF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sidRPr="00783DB9">
              <w:rPr>
                <w:rFonts w:asciiTheme="majorHAnsi" w:eastAsia="Times New Roman" w:hAnsiTheme="majorHAnsi" w:cstheme="majorHAnsi"/>
                <w:i/>
                <w:color w:val="000000"/>
                <w:lang w:eastAsia="zh-CN"/>
              </w:rPr>
              <w:t>b</w:t>
            </w:r>
          </w:p>
        </w:tc>
        <w:tc>
          <w:tcPr>
            <w:tcW w:w="1101" w:type="dxa"/>
            <w:noWrap/>
            <w:hideMark/>
          </w:tcPr>
          <w:p w14:paraId="066151C9" w14:textId="77777777" w:rsidR="00E43CF0" w:rsidRPr="00783DB9" w:rsidRDefault="00E43CF0" w:rsidP="00E43CF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E43CF0" w:rsidRPr="00783DB9" w14:paraId="6FFF425E"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ED91F45"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Intercept</w:t>
            </w:r>
          </w:p>
        </w:tc>
        <w:tc>
          <w:tcPr>
            <w:tcW w:w="1275" w:type="dxa"/>
            <w:noWrap/>
            <w:vAlign w:val="center"/>
            <w:hideMark/>
          </w:tcPr>
          <w:p w14:paraId="0A914EAB"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-1.226</w:t>
            </w:r>
          </w:p>
        </w:tc>
        <w:tc>
          <w:tcPr>
            <w:tcW w:w="1101" w:type="dxa"/>
            <w:noWrap/>
            <w:vAlign w:val="center"/>
            <w:hideMark/>
          </w:tcPr>
          <w:p w14:paraId="0383BD3B"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0.18</w:t>
            </w:r>
            <w:r>
              <w:rPr>
                <w:rFonts w:asciiTheme="majorHAnsi" w:eastAsia="Times New Roman" w:hAnsiTheme="majorHAnsi" w:cstheme="majorHAnsi"/>
                <w:color w:val="000000"/>
                <w:lang w:eastAsia="zh-CN"/>
              </w:rPr>
              <w:t>0</w:t>
            </w:r>
          </w:p>
        </w:tc>
      </w:tr>
      <w:tr w:rsidR="00E43CF0" w:rsidRPr="00783DB9" w14:paraId="74B93706"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2EA20A5C"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2 (100-200m)</w:t>
            </w:r>
          </w:p>
        </w:tc>
        <w:tc>
          <w:tcPr>
            <w:tcW w:w="1275" w:type="dxa"/>
            <w:noWrap/>
            <w:vAlign w:val="center"/>
            <w:hideMark/>
          </w:tcPr>
          <w:p w14:paraId="197428CA"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0.171</w:t>
            </w:r>
          </w:p>
        </w:tc>
        <w:tc>
          <w:tcPr>
            <w:tcW w:w="1101" w:type="dxa"/>
            <w:noWrap/>
            <w:vAlign w:val="center"/>
            <w:hideMark/>
          </w:tcPr>
          <w:p w14:paraId="184D9E29"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0.161</w:t>
            </w:r>
          </w:p>
        </w:tc>
      </w:tr>
      <w:tr w:rsidR="00E43CF0" w:rsidRPr="00783DB9" w14:paraId="4D760CA2"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080E0DD"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3 (200-300m)</w:t>
            </w:r>
          </w:p>
        </w:tc>
        <w:tc>
          <w:tcPr>
            <w:tcW w:w="1275" w:type="dxa"/>
            <w:noWrap/>
            <w:vAlign w:val="center"/>
            <w:hideMark/>
          </w:tcPr>
          <w:p w14:paraId="6B3F1F2D"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0.277</w:t>
            </w:r>
          </w:p>
        </w:tc>
        <w:tc>
          <w:tcPr>
            <w:tcW w:w="1101" w:type="dxa"/>
            <w:noWrap/>
            <w:vAlign w:val="center"/>
            <w:hideMark/>
          </w:tcPr>
          <w:p w14:paraId="6F9BF795"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0.225</w:t>
            </w:r>
          </w:p>
        </w:tc>
      </w:tr>
      <w:tr w:rsidR="00E43CF0" w:rsidRPr="00783DB9" w14:paraId="7FB00D02"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4CF8648"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4 (300-400m)</w:t>
            </w:r>
          </w:p>
        </w:tc>
        <w:tc>
          <w:tcPr>
            <w:tcW w:w="1275" w:type="dxa"/>
            <w:noWrap/>
            <w:vAlign w:val="center"/>
            <w:hideMark/>
          </w:tcPr>
          <w:p w14:paraId="685F536B"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0.215</w:t>
            </w:r>
          </w:p>
        </w:tc>
        <w:tc>
          <w:tcPr>
            <w:tcW w:w="1101" w:type="dxa"/>
            <w:noWrap/>
            <w:vAlign w:val="center"/>
            <w:hideMark/>
          </w:tcPr>
          <w:p w14:paraId="2C1012DA"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0.187</w:t>
            </w:r>
          </w:p>
        </w:tc>
      </w:tr>
      <w:tr w:rsidR="00E43CF0" w:rsidRPr="00783DB9" w14:paraId="2E0CE6FA"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FF0016F"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5 (400-500m)</w:t>
            </w:r>
          </w:p>
        </w:tc>
        <w:tc>
          <w:tcPr>
            <w:tcW w:w="1275" w:type="dxa"/>
            <w:noWrap/>
            <w:vAlign w:val="center"/>
            <w:hideMark/>
          </w:tcPr>
          <w:p w14:paraId="5573D4F7"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0.258</w:t>
            </w:r>
          </w:p>
        </w:tc>
        <w:tc>
          <w:tcPr>
            <w:tcW w:w="1101" w:type="dxa"/>
            <w:noWrap/>
            <w:vAlign w:val="center"/>
            <w:hideMark/>
          </w:tcPr>
          <w:p w14:paraId="57BDF92C"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0.215</w:t>
            </w:r>
          </w:p>
        </w:tc>
      </w:tr>
      <w:tr w:rsidR="00E43CF0" w:rsidRPr="00783DB9" w14:paraId="02DD54B4"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005BE11"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Julian day no.</w:t>
            </w:r>
          </w:p>
        </w:tc>
        <w:tc>
          <w:tcPr>
            <w:tcW w:w="1275" w:type="dxa"/>
            <w:noWrap/>
            <w:vAlign w:val="center"/>
            <w:hideMark/>
          </w:tcPr>
          <w:p w14:paraId="37596353"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0.505</w:t>
            </w:r>
          </w:p>
        </w:tc>
        <w:tc>
          <w:tcPr>
            <w:tcW w:w="1101" w:type="dxa"/>
            <w:noWrap/>
            <w:vAlign w:val="center"/>
            <w:hideMark/>
          </w:tcPr>
          <w:p w14:paraId="7B443620"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0.129</w:t>
            </w:r>
          </w:p>
        </w:tc>
      </w:tr>
      <w:tr w:rsidR="00E43CF0" w:rsidRPr="00783DB9" w14:paraId="4ABD53E2"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007203D"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Edge density</w:t>
            </w:r>
          </w:p>
        </w:tc>
        <w:tc>
          <w:tcPr>
            <w:tcW w:w="1275" w:type="dxa"/>
            <w:noWrap/>
            <w:vAlign w:val="center"/>
            <w:hideMark/>
          </w:tcPr>
          <w:p w14:paraId="2C6C6309"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0.502</w:t>
            </w:r>
          </w:p>
        </w:tc>
        <w:tc>
          <w:tcPr>
            <w:tcW w:w="1101" w:type="dxa"/>
            <w:noWrap/>
            <w:vAlign w:val="center"/>
            <w:hideMark/>
          </w:tcPr>
          <w:p w14:paraId="55201473"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0.096</w:t>
            </w:r>
          </w:p>
        </w:tc>
      </w:tr>
      <w:tr w:rsidR="00E43CF0" w:rsidRPr="00783DB9" w14:paraId="6D4ED710"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5C47EE00"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Proportion woodland</w:t>
            </w:r>
          </w:p>
        </w:tc>
        <w:tc>
          <w:tcPr>
            <w:tcW w:w="1275" w:type="dxa"/>
            <w:noWrap/>
            <w:vAlign w:val="center"/>
            <w:hideMark/>
          </w:tcPr>
          <w:p w14:paraId="4E825B3A"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0.372</w:t>
            </w:r>
          </w:p>
        </w:tc>
        <w:tc>
          <w:tcPr>
            <w:tcW w:w="1101" w:type="dxa"/>
            <w:noWrap/>
            <w:vAlign w:val="center"/>
            <w:hideMark/>
          </w:tcPr>
          <w:p w14:paraId="79F2A91E"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0.093</w:t>
            </w:r>
          </w:p>
        </w:tc>
      </w:tr>
      <w:tr w:rsidR="00E43CF0" w:rsidRPr="00783DB9" w14:paraId="0C0355D1"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49D61B3" w14:textId="77777777" w:rsidR="00E43CF0" w:rsidRPr="00783DB9" w:rsidRDefault="00E43CF0" w:rsidP="00E43CF0">
            <w:pPr>
              <w:jc w:val="left"/>
              <w:rPr>
                <w:rFonts w:asciiTheme="majorHAnsi" w:eastAsia="Times New Roman" w:hAnsiTheme="majorHAnsi" w:cstheme="majorHAnsi"/>
                <w:b w:val="0"/>
                <w:color w:val="000000"/>
                <w:lang w:eastAsia="zh-CN"/>
              </w:rPr>
            </w:pPr>
            <w:r w:rsidRPr="005E1EC1">
              <w:rPr>
                <w:rFonts w:ascii="Arial" w:eastAsia="Times New Roman" w:hAnsi="Arial" w:cs="Arial"/>
                <w:b w:val="0"/>
                <w:color w:val="000000"/>
                <w:lang w:eastAsia="zh-CN"/>
              </w:rPr>
              <w:t>Time to midnight</w:t>
            </w:r>
          </w:p>
        </w:tc>
        <w:tc>
          <w:tcPr>
            <w:tcW w:w="1275" w:type="dxa"/>
            <w:noWrap/>
            <w:vAlign w:val="center"/>
            <w:hideMark/>
          </w:tcPr>
          <w:p w14:paraId="24B9BE43"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-0.193</w:t>
            </w:r>
          </w:p>
        </w:tc>
        <w:tc>
          <w:tcPr>
            <w:tcW w:w="1101" w:type="dxa"/>
            <w:noWrap/>
            <w:vAlign w:val="center"/>
            <w:hideMark/>
          </w:tcPr>
          <w:p w14:paraId="04C4C698"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0.109</w:t>
            </w:r>
          </w:p>
        </w:tc>
      </w:tr>
      <w:tr w:rsidR="00E43CF0" w:rsidRPr="00783DB9" w14:paraId="672B44E6"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76FFE6EC" w14:textId="77777777" w:rsidR="00E43CF0" w:rsidRPr="00783DB9" w:rsidRDefault="00E43CF0" w:rsidP="00E43CF0">
            <w:pPr>
              <w:jc w:val="left"/>
              <w:rPr>
                <w:rFonts w:asciiTheme="majorHAnsi" w:eastAsia="Times New Roman" w:hAnsiTheme="majorHAnsi" w:cstheme="majorHAnsi"/>
                <w:b w:val="0"/>
                <w:color w:val="000000"/>
                <w:lang w:eastAsia="zh-CN"/>
              </w:rPr>
            </w:pPr>
            <w:r w:rsidRPr="005E1EC1">
              <w:rPr>
                <w:rFonts w:ascii="Arial" w:eastAsia="Times New Roman" w:hAnsi="Arial" w:cs="Arial"/>
                <w:b w:val="0"/>
                <w:color w:val="000000"/>
                <w:lang w:eastAsia="zh-CN"/>
              </w:rPr>
              <w:t>Time to midnight</w:t>
            </w:r>
            <w:r w:rsidRPr="00783DB9">
              <w:rPr>
                <w:rFonts w:ascii="Arial" w:eastAsia="Times New Roman" w:hAnsi="Arial" w:cs="Arial"/>
                <w:b w:val="0"/>
                <w:color w:val="000000"/>
                <w:vertAlign w:val="superscript"/>
                <w:lang w:eastAsia="zh-CN"/>
              </w:rPr>
              <w:t>2</w:t>
            </w:r>
          </w:p>
        </w:tc>
        <w:tc>
          <w:tcPr>
            <w:tcW w:w="1275" w:type="dxa"/>
            <w:noWrap/>
            <w:vAlign w:val="center"/>
            <w:hideMark/>
          </w:tcPr>
          <w:p w14:paraId="524AEE2F"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-0.563</w:t>
            </w:r>
          </w:p>
        </w:tc>
        <w:tc>
          <w:tcPr>
            <w:tcW w:w="1101" w:type="dxa"/>
            <w:noWrap/>
            <w:vAlign w:val="center"/>
            <w:hideMark/>
          </w:tcPr>
          <w:p w14:paraId="1FA0640F"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w:t>
            </w:r>
            <w:r>
              <w:rPr>
                <w:rFonts w:asciiTheme="majorHAnsi" w:eastAsia="Times New Roman" w:hAnsiTheme="majorHAnsi" w:cstheme="majorHAnsi"/>
                <w:color w:val="000000"/>
                <w:lang w:eastAsia="zh-CN"/>
              </w:rPr>
              <w:t>00</w:t>
            </w:r>
          </w:p>
        </w:tc>
      </w:tr>
      <w:tr w:rsidR="00E43CF0" w:rsidRPr="00783DB9" w14:paraId="1D5BF13B"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1FF2744"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Wind speed</w:t>
            </w:r>
          </w:p>
        </w:tc>
        <w:tc>
          <w:tcPr>
            <w:tcW w:w="1275" w:type="dxa"/>
            <w:noWrap/>
            <w:vAlign w:val="center"/>
            <w:hideMark/>
          </w:tcPr>
          <w:p w14:paraId="34920AE9"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-0.696</w:t>
            </w:r>
          </w:p>
        </w:tc>
        <w:tc>
          <w:tcPr>
            <w:tcW w:w="1101" w:type="dxa"/>
            <w:noWrap/>
            <w:vAlign w:val="center"/>
            <w:hideMark/>
          </w:tcPr>
          <w:p w14:paraId="61B950C1"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0.124</w:t>
            </w:r>
          </w:p>
        </w:tc>
      </w:tr>
      <w:tr w:rsidR="00E43CF0" w:rsidRPr="00783DB9" w14:paraId="10984117"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6B42143C"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No. turbines</w:t>
            </w:r>
          </w:p>
        </w:tc>
        <w:tc>
          <w:tcPr>
            <w:tcW w:w="1275" w:type="dxa"/>
            <w:noWrap/>
            <w:vAlign w:val="center"/>
            <w:hideMark/>
          </w:tcPr>
          <w:p w14:paraId="610F3DA7"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0.049</w:t>
            </w:r>
          </w:p>
        </w:tc>
        <w:tc>
          <w:tcPr>
            <w:tcW w:w="1101" w:type="dxa"/>
            <w:noWrap/>
            <w:vAlign w:val="center"/>
            <w:hideMark/>
          </w:tcPr>
          <w:p w14:paraId="20BD1340"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0.174</w:t>
            </w:r>
          </w:p>
        </w:tc>
      </w:tr>
      <w:tr w:rsidR="00E43CF0" w:rsidRPr="00783DB9" w14:paraId="3BA33432"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3C05C3BB" w14:textId="77777777" w:rsidR="00E43CF0" w:rsidRPr="00783DB9" w:rsidRDefault="00E43CF0" w:rsidP="00E43CF0">
            <w:pPr>
              <w:jc w:val="left"/>
              <w:rPr>
                <w:rFonts w:asciiTheme="majorHAnsi" w:eastAsia="Times New Roman" w:hAnsiTheme="majorHAnsi" w:cstheme="majorHAnsi"/>
                <w:b w:val="0"/>
                <w:color w:val="000000"/>
                <w:lang w:val="fr-FR" w:eastAsia="zh-CN"/>
              </w:rPr>
            </w:pPr>
            <w:r w:rsidRPr="00783DB9">
              <w:rPr>
                <w:rFonts w:asciiTheme="majorHAnsi" w:eastAsia="Times New Roman" w:hAnsiTheme="majorHAnsi" w:cstheme="majorHAnsi"/>
                <w:b w:val="0"/>
                <w:color w:val="000000"/>
                <w:lang w:val="fr-FR" w:eastAsia="zh-CN"/>
              </w:rPr>
              <w:t>Min. 24h temperature</w:t>
            </w:r>
          </w:p>
        </w:tc>
        <w:tc>
          <w:tcPr>
            <w:tcW w:w="1275" w:type="dxa"/>
            <w:noWrap/>
            <w:vAlign w:val="center"/>
            <w:hideMark/>
          </w:tcPr>
          <w:p w14:paraId="4432B580"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-0.026</w:t>
            </w:r>
          </w:p>
        </w:tc>
        <w:tc>
          <w:tcPr>
            <w:tcW w:w="1101" w:type="dxa"/>
            <w:noWrap/>
            <w:vAlign w:val="center"/>
            <w:hideMark/>
          </w:tcPr>
          <w:p w14:paraId="6869BDCC"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0.076</w:t>
            </w:r>
          </w:p>
        </w:tc>
      </w:tr>
      <w:tr w:rsidR="00E43CF0" w:rsidRPr="00783DB9" w14:paraId="19CABEB3"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7F162A04"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14:paraId="1056E314"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0.049</w:t>
            </w:r>
          </w:p>
        </w:tc>
        <w:tc>
          <w:tcPr>
            <w:tcW w:w="1101" w:type="dxa"/>
            <w:noWrap/>
            <w:vAlign w:val="center"/>
            <w:hideMark/>
          </w:tcPr>
          <w:p w14:paraId="7052210C"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0.177</w:t>
            </w:r>
          </w:p>
        </w:tc>
      </w:tr>
      <w:tr w:rsidR="00E43CF0" w:rsidRPr="00783DB9" w14:paraId="057A712A"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2029DE4"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14:paraId="096FE489"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0.046</w:t>
            </w:r>
          </w:p>
        </w:tc>
        <w:tc>
          <w:tcPr>
            <w:tcW w:w="1101" w:type="dxa"/>
            <w:noWrap/>
            <w:vAlign w:val="center"/>
            <w:hideMark/>
          </w:tcPr>
          <w:p w14:paraId="249F11CB"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0.169</w:t>
            </w:r>
          </w:p>
        </w:tc>
      </w:tr>
      <w:tr w:rsidR="00E43CF0" w:rsidRPr="00783DB9" w14:paraId="0D363927"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554189F"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14:paraId="464166B9"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-0.016</w:t>
            </w:r>
          </w:p>
        </w:tc>
        <w:tc>
          <w:tcPr>
            <w:tcW w:w="1101" w:type="dxa"/>
            <w:noWrap/>
            <w:vAlign w:val="center"/>
            <w:hideMark/>
          </w:tcPr>
          <w:p w14:paraId="560EB4AD"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0.113</w:t>
            </w:r>
          </w:p>
        </w:tc>
      </w:tr>
      <w:tr w:rsidR="00E43CF0" w:rsidRPr="00783DB9" w14:paraId="62021657"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743B3AA6"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14:paraId="1F45D5F6"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val="fr-FR" w:eastAsia="zh-CN"/>
              </w:rPr>
              <w:t>0.</w:t>
            </w:r>
            <w:r w:rsidRPr="00783DB9">
              <w:rPr>
                <w:rFonts w:asciiTheme="majorHAnsi" w:eastAsia="Times New Roman" w:hAnsiTheme="majorHAnsi" w:cstheme="majorHAnsi"/>
                <w:color w:val="000000"/>
                <w:lang w:eastAsia="zh-CN"/>
              </w:rPr>
              <w:t>049</w:t>
            </w:r>
          </w:p>
        </w:tc>
        <w:tc>
          <w:tcPr>
            <w:tcW w:w="1101" w:type="dxa"/>
            <w:noWrap/>
            <w:vAlign w:val="center"/>
            <w:hideMark/>
          </w:tcPr>
          <w:p w14:paraId="552E0852"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0.178</w:t>
            </w:r>
          </w:p>
        </w:tc>
      </w:tr>
    </w:tbl>
    <w:p w14:paraId="051FFEAC" w14:textId="77777777" w:rsidR="00E43CF0" w:rsidRDefault="00E43CF0">
      <w:pPr>
        <w:jc w:val="left"/>
      </w:pPr>
      <w:r>
        <w:t xml:space="preserve"> </w:t>
      </w:r>
      <w:r>
        <w:br w:type="page"/>
      </w:r>
    </w:p>
    <w:p w14:paraId="3779B1A6" w14:textId="77777777" w:rsidR="004A6282" w:rsidRDefault="00E43CF0" w:rsidP="004A6282">
      <w:pPr>
        <w:jc w:val="left"/>
      </w:pPr>
      <w:r w:rsidRPr="00E43CF0">
        <w:rPr>
          <w:noProof/>
          <w:lang w:eastAsia="en-GB"/>
        </w:rPr>
        <w:lastRenderedPageBreak/>
        <w:drawing>
          <wp:inline distT="0" distB="0" distL="0" distR="0" wp14:anchorId="535854AD" wp14:editId="7EB5510D">
            <wp:extent cx="5943600" cy="4458970"/>
            <wp:effectExtent l="0" t="0" r="0" b="0"/>
            <wp:docPr id="1" name="Picture 1" descr="C:\Jeroen\docs\000_Turbines\000_Txt\Bats_LargeScale_M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Jeroen\docs\000_Turbines\000_Txt\Bats_LargeScale_MS\FIG1.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52A10ABD" w14:textId="77777777" w:rsidR="00E43CF0" w:rsidRDefault="00E43CF0" w:rsidP="004A6282">
      <w:pPr>
        <w:jc w:val="left"/>
      </w:pPr>
      <w:r w:rsidRPr="00D639B5">
        <w:rPr>
          <w:b/>
        </w:rPr>
        <w:t>Figure 1.</w:t>
      </w:r>
      <w:r>
        <w:t xml:space="preserve"> Observed </w:t>
      </w:r>
      <w:r w:rsidR="00D639B5">
        <w:t xml:space="preserve">(bars) </w:t>
      </w:r>
      <w:r>
        <w:t xml:space="preserve">and predicted </w:t>
      </w:r>
      <w:r w:rsidR="00D639B5">
        <w:t xml:space="preserve">(points and lines) </w:t>
      </w:r>
      <w:r>
        <w:t xml:space="preserve">bat activity </w:t>
      </w:r>
      <w:r w:rsidR="00D639B5">
        <w:t>(</w:t>
      </w:r>
      <w:r>
        <w:t>probability of a bat pass ha</w:t>
      </w:r>
      <w:r w:rsidRPr="00E43CF0">
        <w:rPr>
          <w:vertAlign w:val="superscript"/>
        </w:rPr>
        <w:t>-1</w:t>
      </w:r>
      <w:r>
        <w:t>)</w:t>
      </w:r>
      <w:r w:rsidR="00D639B5">
        <w:t xml:space="preserve"> based on Generalised Linear Mixed Effects Models (GLMMs, Tables 2 </w:t>
      </w:r>
      <w:commentRangeStart w:id="49"/>
      <w:r w:rsidR="00D639B5">
        <w:t xml:space="preserve">and 3), in each of five distance bands around small wind turbines. White bars and grey circles are for single-turbine sites, and grey bars and black circles are for multiple-turbine sites. </w:t>
      </w:r>
      <w:commentRangeEnd w:id="49"/>
      <w:r w:rsidR="00C952C5">
        <w:rPr>
          <w:rStyle w:val="CommentReference"/>
        </w:rPr>
        <w:commentReference w:id="49"/>
      </w:r>
      <w:r w:rsidR="00D639B5">
        <w:t>The error bars (lines) represent the predictive uncertainty, calculated as the 95% quantiles of predicted distributions based on N = 1000 samples from the estimated parameter distributions (Gelman &amp; Hill 2007).</w:t>
      </w:r>
    </w:p>
    <w:p w14:paraId="0725E1E9" w14:textId="52F9BEBC" w:rsidR="00352C06" w:rsidRDefault="00352C06">
      <w:pPr>
        <w:jc w:val="left"/>
      </w:pPr>
      <w:r>
        <w:br w:type="page"/>
      </w:r>
    </w:p>
    <w:p w14:paraId="7742B589" w14:textId="77777777" w:rsidR="00352C06" w:rsidRPr="00352C06" w:rsidRDefault="00352C06" w:rsidP="00352C06">
      <w:pPr>
        <w:pStyle w:val="Heading1"/>
        <w:rPr>
          <w:i/>
        </w:rPr>
      </w:pPr>
      <w:bookmarkStart w:id="50" w:name="supplementary-material-no-evidence-for-c"/>
      <w:bookmarkEnd w:id="50"/>
      <w:r w:rsidRPr="00352C06">
        <w:rPr>
          <w:i/>
        </w:rPr>
        <w:lastRenderedPageBreak/>
        <w:t xml:space="preserve">Supplementary material: </w:t>
      </w:r>
    </w:p>
    <w:p w14:paraId="5E671EE7" w14:textId="77777777" w:rsidR="00352C06" w:rsidRDefault="00352C06" w:rsidP="00352C06">
      <w:pPr>
        <w:pStyle w:val="Heading2"/>
      </w:pPr>
      <w:bookmarkStart w:id="51" w:name="appendix-1-preliminary-habitat-data-anal"/>
      <w:bookmarkEnd w:id="51"/>
      <w:r>
        <w:t>Appendix 1: Preliminary habitat data analysis</w:t>
      </w:r>
    </w:p>
    <w:p w14:paraId="35196733" w14:textId="08CC7D9B" w:rsidR="00352C06" w:rsidRDefault="00352C06" w:rsidP="00352C06">
      <w:r>
        <w:t>A total of 10 habitat variables were quantified in each transe</w:t>
      </w:r>
      <w:r w:rsidR="00BA7B0F">
        <w:t>ct section in all sites (</w:t>
      </w:r>
      <w:r>
        <w:t>Table S1</w:t>
      </w:r>
      <w:r w:rsidR="00BA7B0F">
        <w:t>)</w:t>
      </w:r>
      <w:r>
        <w:t xml:space="preserve">, using 1:1250 UK Ordnance Survey MasterMap Topography digital map (OS) data and QGIS v. 1.8. These variables were chosen on the basis of their known potential effect on bat activity. The five proportion land cover variables (proportion buildings, road or tracks, rough grassland, roadside, and woodland) were calculated from the OS polygon area data and were calculated as the sum of each of these five land cover types in each transect section, divided by the size of the transect section. These were defined as the total area size of all polygons listed as (1) "Buildings" in the </w:t>
      </w:r>
      <w:r>
        <w:rPr>
          <w:i/>
        </w:rPr>
        <w:t>Theme</w:t>
      </w:r>
      <w:r>
        <w:t xml:space="preserve"> field; (2) "Road Tracks and Paths"" in the </w:t>
      </w:r>
      <w:r>
        <w:rPr>
          <w:i/>
        </w:rPr>
        <w:t>Theme</w:t>
      </w:r>
      <w:r>
        <w:t xml:space="preserve"> field; (3) "Rough grassland" (including all lower classifications) in the </w:t>
      </w:r>
      <w:r>
        <w:rPr>
          <w:i/>
        </w:rPr>
        <w:t>descrTerm</w:t>
      </w:r>
      <w:r>
        <w:t xml:space="preserve"> field; (4) "Roadside" in the </w:t>
      </w:r>
      <w:r>
        <w:rPr>
          <w:i/>
        </w:rPr>
        <w:t>descrGroup</w:t>
      </w:r>
      <w:r>
        <w:t xml:space="preserve"> field and (5) "Coniferous or Nonconiferous trees"" in the </w:t>
      </w:r>
      <w:r>
        <w:rPr>
          <w:i/>
        </w:rPr>
        <w:t>descrGroup</w:t>
      </w:r>
      <w:r>
        <w:t xml:space="preserve"> field. The four distance variables (distance to buildings, linear features, trees and water) were calculated by overlaying the OS data with a 1x1m 'raster' of grid cells, calculating the distance (m) between each raster cell and the nearest raster cell containing each of the four land cover types (respectively, buildings as defined above, any linear feature as contained in the OS "line" data, any woodland as defined above and any water polygon), and averaging these distances for all cells within the transect sections. Finally, edge density (m m</w:t>
      </w:r>
      <w:r>
        <w:rPr>
          <w:vertAlign w:val="superscript"/>
        </w:rPr>
        <w:t>-2</w:t>
      </w:r>
      <w:r>
        <w:t xml:space="preserve">) was expressed as the total length of all </w:t>
      </w:r>
      <w:commentRangeStart w:id="52"/>
      <w:r>
        <w:t xml:space="preserve">line features </w:t>
      </w:r>
      <w:commentRangeEnd w:id="52"/>
      <w:r w:rsidR="00DC7B31">
        <w:rPr>
          <w:rStyle w:val="CommentReference"/>
        </w:rPr>
        <w:commentReference w:id="52"/>
      </w:r>
      <w:r>
        <w:t>contained in the OS Linear data per transect section, divided by the transect section area.</w:t>
      </w:r>
    </w:p>
    <w:p w14:paraId="2A98DCDB" w14:textId="63D94892" w:rsidR="00352C06" w:rsidRDefault="00352C06" w:rsidP="00352C06">
      <w:r>
        <w:t xml:space="preserve">To identify a subset of habitat variables that were most descriptive of bat activity (see main text), we ran an initial model selection (Burnham &amp; Anderson 1998) procedure on </w:t>
      </w:r>
      <w:r>
        <w:lastRenderedPageBreak/>
        <w:t xml:space="preserve">a Generalised Linear Mixed Effects (GLMM) (Gelman &amp; Hill 2007) model for the probability of a bat pass per hectare as a function of all 10 habitat variables, transect within site as a random effect, a binomial error distribution with a log-log link function and transect section size (ha) as an offset. This model structure was identical to the model presented in the main text. To avoid problems with colinearity, we limited the full model set to include only </w:t>
      </w:r>
      <w:del w:id="53" w:author="Kirsty Park" w:date="2015-04-06T10:01:00Z">
        <w:r w:rsidDel="00621278">
          <w:delText xml:space="preserve">models with </w:delText>
        </w:r>
      </w:del>
      <w:r>
        <w:t xml:space="preserve">one of the five 'proportion' habitat variables (because these represent proportion cover, lower cover of one automatically implies greater cover of another, leading to high colinearity). We further </w:t>
      </w:r>
      <w:r w:rsidR="001F2063">
        <w:t>excluded</w:t>
      </w:r>
      <w:r>
        <w:t xml:space="preserve"> all models including (1) both proportion of woodland and distance to trees, (2) both proportion buildings and distance to buildings, as well as models including edge density and either (3) distance to linear features or (</w:t>
      </w:r>
      <w:commentRangeStart w:id="54"/>
      <w:r>
        <w:t xml:space="preserve">4) proportion of roads or tracks. </w:t>
      </w:r>
      <w:commentRangeEnd w:id="54"/>
      <w:r w:rsidR="00621278">
        <w:rPr>
          <w:rStyle w:val="CommentReference"/>
        </w:rPr>
        <w:commentReference w:id="54"/>
      </w:r>
      <w:r>
        <w:t xml:space="preserve">Again, these latter exclusions were to avoid high colinearity: a greater proportion of woodland in a given transect section naturally implies shorter distances to </w:t>
      </w:r>
      <w:commentRangeStart w:id="55"/>
      <w:r>
        <w:t xml:space="preserve">trees, </w:t>
      </w:r>
      <w:commentRangeStart w:id="56"/>
      <w:r>
        <w:t xml:space="preserve">edge </w:t>
      </w:r>
      <w:commentRangeEnd w:id="55"/>
      <w:r w:rsidR="00621278">
        <w:rPr>
          <w:rStyle w:val="CommentReference"/>
        </w:rPr>
        <w:commentReference w:id="55"/>
      </w:r>
      <w:r>
        <w:t>density is comprised of linear features including roads and tracks, etc.</w:t>
      </w:r>
      <w:commentRangeEnd w:id="56"/>
      <w:r w:rsidR="00621278">
        <w:rPr>
          <w:rStyle w:val="CommentReference"/>
        </w:rPr>
        <w:commentReference w:id="56"/>
      </w:r>
      <w:r>
        <w:t xml:space="preserve"> Thus, these variables effectively measured very similar things but in slightly different ways. </w:t>
      </w:r>
      <w:commentRangeStart w:id="57"/>
      <w:r>
        <w:t xml:space="preserve">Although this model selection procedure was done </w:t>
      </w:r>
      <w:del w:id="58" w:author="Kirsty Park" w:date="2015-04-06T09:59:00Z">
        <w:r w:rsidDel="00621278">
          <w:delText xml:space="preserve">exactly </w:delText>
        </w:r>
      </w:del>
      <w:r>
        <w:t xml:space="preserve">to identify which of these competing variables best describe variation in bat activity, they should not be included in the same models being compared. </w:t>
      </w:r>
      <w:commentRangeEnd w:id="57"/>
      <w:r w:rsidR="00621278">
        <w:rPr>
          <w:rStyle w:val="CommentReference"/>
        </w:rPr>
        <w:commentReference w:id="57"/>
      </w:r>
      <w:r>
        <w:t>All model fitting procedures and analyses followed the methodology described in the main text.</w:t>
      </w:r>
    </w:p>
    <w:p w14:paraId="455D826B" w14:textId="57FF2098" w:rsidR="00352C06" w:rsidRDefault="00352C06" w:rsidP="00352C06">
      <w:r>
        <w:t>The resulting full model set comprised o</w:t>
      </w:r>
      <w:r w:rsidR="00BA7B0F">
        <w:t>f a total of 112 models (Table S</w:t>
      </w:r>
      <w:r>
        <w:t>2</w:t>
      </w:r>
      <w:r w:rsidR="00BA7B0F">
        <w:t>)</w:t>
      </w:r>
      <w:r>
        <w:t>. The candidate set (</w:t>
      </w:r>
      <m:oMath>
        <m:r>
          <m:rPr>
            <m:sty m:val="p"/>
          </m:rPr>
          <w:rPr>
            <w:rFonts w:ascii="Cambria Math" w:hAnsi="Cambria Math"/>
          </w:rPr>
          <m:t>Δ</m:t>
        </m:r>
      </m:oMath>
      <w:r>
        <w:t xml:space="preserve">AICc&lt;4) contained 4 models. The 'top' model retained three of the ten habitat variables: distance to water, edge density and the proportion of woodland. Distance to water was only included in two out of the four models in the top set, </w:t>
      </w:r>
      <w:r>
        <w:lastRenderedPageBreak/>
        <w:t>however. By contrast, edge density and the proportion of woodland were retained in all four models in the candidate set. Thus, we chose to use edge density and the proportion of woodland as the key two habitat variables explaining bat activity.</w:t>
      </w:r>
    </w:p>
    <w:p w14:paraId="52171D5E" w14:textId="59941AD4" w:rsidR="00352C06" w:rsidRDefault="00352C06">
      <w:pPr>
        <w:jc w:val="left"/>
      </w:pPr>
      <w:r>
        <w:br w:type="page"/>
      </w:r>
    </w:p>
    <w:p w14:paraId="21D62E14" w14:textId="77777777" w:rsidR="00D52DF2" w:rsidRDefault="00D52DF2" w:rsidP="00D52DF2">
      <w:pPr>
        <w:jc w:val="left"/>
      </w:pPr>
    </w:p>
    <w:tbl>
      <w:tblPr>
        <w:tblStyle w:val="PlainTable4"/>
        <w:tblpPr w:leftFromText="180" w:rightFromText="180" w:vertAnchor="text" w:horzAnchor="margin" w:tblpY="1484"/>
        <w:tblW w:w="0" w:type="auto"/>
        <w:tblLook w:val="04A0" w:firstRow="1" w:lastRow="0" w:firstColumn="1" w:lastColumn="0" w:noHBand="0" w:noVBand="1"/>
      </w:tblPr>
      <w:tblGrid>
        <w:gridCol w:w="3371"/>
        <w:gridCol w:w="889"/>
        <w:gridCol w:w="974"/>
        <w:gridCol w:w="889"/>
        <w:gridCol w:w="767"/>
        <w:gridCol w:w="889"/>
      </w:tblGrid>
      <w:tr w:rsidR="00352C06" w:rsidRPr="00352C06" w14:paraId="7B402822" w14:textId="77777777" w:rsidTr="00352C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0D8BA9" w14:textId="77777777" w:rsidR="00352C06" w:rsidRPr="00352C06" w:rsidRDefault="00352C06" w:rsidP="00352C06">
            <w:pPr>
              <w:jc w:val="left"/>
              <w:rPr>
                <w:rFonts w:ascii="Times New Roman" w:eastAsia="Times New Roman" w:hAnsi="Times New Roman" w:cs="Times New Roman"/>
                <w:sz w:val="20"/>
                <w:szCs w:val="24"/>
                <w:lang w:eastAsia="zh-CN"/>
              </w:rPr>
            </w:pPr>
          </w:p>
        </w:tc>
        <w:tc>
          <w:tcPr>
            <w:tcW w:w="0" w:type="auto"/>
            <w:noWrap/>
            <w:hideMark/>
          </w:tcPr>
          <w:p w14:paraId="7CB38784"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Mean</w:t>
            </w:r>
          </w:p>
        </w:tc>
        <w:tc>
          <w:tcPr>
            <w:tcW w:w="0" w:type="auto"/>
            <w:noWrap/>
            <w:hideMark/>
          </w:tcPr>
          <w:p w14:paraId="0E62CAD7"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Median</w:t>
            </w:r>
          </w:p>
        </w:tc>
        <w:tc>
          <w:tcPr>
            <w:tcW w:w="0" w:type="auto"/>
            <w:noWrap/>
            <w:hideMark/>
          </w:tcPr>
          <w:p w14:paraId="7F0C658E"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SD</w:t>
            </w:r>
          </w:p>
        </w:tc>
        <w:tc>
          <w:tcPr>
            <w:tcW w:w="0" w:type="auto"/>
            <w:noWrap/>
            <w:hideMark/>
          </w:tcPr>
          <w:p w14:paraId="19A0F56B"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Min.</w:t>
            </w:r>
          </w:p>
        </w:tc>
        <w:tc>
          <w:tcPr>
            <w:tcW w:w="0" w:type="auto"/>
            <w:noWrap/>
            <w:hideMark/>
          </w:tcPr>
          <w:p w14:paraId="4EF3D506"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Max.</w:t>
            </w:r>
          </w:p>
        </w:tc>
      </w:tr>
      <w:tr w:rsidR="00352C06" w:rsidRPr="00352C06" w14:paraId="331ADC6B"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50A233"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buildings (m)</w:t>
            </w:r>
          </w:p>
        </w:tc>
        <w:tc>
          <w:tcPr>
            <w:tcW w:w="0" w:type="auto"/>
            <w:noWrap/>
            <w:vAlign w:val="center"/>
            <w:hideMark/>
          </w:tcPr>
          <w:p w14:paraId="1B6B767D"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200.47</w:t>
            </w:r>
          </w:p>
        </w:tc>
        <w:tc>
          <w:tcPr>
            <w:tcW w:w="0" w:type="auto"/>
            <w:noWrap/>
            <w:vAlign w:val="center"/>
            <w:hideMark/>
          </w:tcPr>
          <w:p w14:paraId="04AD6BD6"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184.14</w:t>
            </w:r>
          </w:p>
        </w:tc>
        <w:tc>
          <w:tcPr>
            <w:tcW w:w="0" w:type="auto"/>
            <w:noWrap/>
            <w:vAlign w:val="center"/>
            <w:hideMark/>
          </w:tcPr>
          <w:p w14:paraId="0C0E9CBB"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128.82</w:t>
            </w:r>
          </w:p>
        </w:tc>
        <w:tc>
          <w:tcPr>
            <w:tcW w:w="0" w:type="auto"/>
            <w:noWrap/>
            <w:vAlign w:val="center"/>
            <w:hideMark/>
          </w:tcPr>
          <w:p w14:paraId="279F56F3"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9.20</w:t>
            </w:r>
          </w:p>
        </w:tc>
        <w:tc>
          <w:tcPr>
            <w:tcW w:w="0" w:type="auto"/>
            <w:noWrap/>
            <w:vAlign w:val="center"/>
            <w:hideMark/>
          </w:tcPr>
          <w:p w14:paraId="26D777C7"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623.77</w:t>
            </w:r>
          </w:p>
        </w:tc>
      </w:tr>
      <w:tr w:rsidR="00352C06" w:rsidRPr="00352C06" w14:paraId="6DB70930"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886C785"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linear features (m)</w:t>
            </w:r>
          </w:p>
        </w:tc>
        <w:tc>
          <w:tcPr>
            <w:tcW w:w="0" w:type="auto"/>
            <w:noWrap/>
            <w:vAlign w:val="center"/>
            <w:hideMark/>
          </w:tcPr>
          <w:p w14:paraId="55A0FA34"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22.74</w:t>
            </w:r>
          </w:p>
        </w:tc>
        <w:tc>
          <w:tcPr>
            <w:tcW w:w="0" w:type="auto"/>
            <w:noWrap/>
            <w:vAlign w:val="center"/>
            <w:hideMark/>
          </w:tcPr>
          <w:p w14:paraId="1BAB8245"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18.33</w:t>
            </w:r>
          </w:p>
        </w:tc>
        <w:tc>
          <w:tcPr>
            <w:tcW w:w="0" w:type="auto"/>
            <w:noWrap/>
            <w:vAlign w:val="center"/>
            <w:hideMark/>
          </w:tcPr>
          <w:p w14:paraId="1DB161B1"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19.24</w:t>
            </w:r>
          </w:p>
        </w:tc>
        <w:tc>
          <w:tcPr>
            <w:tcW w:w="0" w:type="auto"/>
            <w:noWrap/>
            <w:vAlign w:val="center"/>
            <w:hideMark/>
          </w:tcPr>
          <w:p w14:paraId="38FD87DC"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5.37</w:t>
            </w:r>
          </w:p>
        </w:tc>
        <w:tc>
          <w:tcPr>
            <w:tcW w:w="0" w:type="auto"/>
            <w:noWrap/>
            <w:vAlign w:val="center"/>
            <w:hideMark/>
          </w:tcPr>
          <w:p w14:paraId="7151E47A"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190.97</w:t>
            </w:r>
          </w:p>
        </w:tc>
      </w:tr>
      <w:tr w:rsidR="00352C06" w:rsidRPr="00352C06" w14:paraId="20B80531"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1E873CB"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trees (m)</w:t>
            </w:r>
          </w:p>
        </w:tc>
        <w:tc>
          <w:tcPr>
            <w:tcW w:w="0" w:type="auto"/>
            <w:noWrap/>
            <w:vAlign w:val="center"/>
            <w:hideMark/>
          </w:tcPr>
          <w:p w14:paraId="6DAF083D"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180.72</w:t>
            </w:r>
          </w:p>
        </w:tc>
        <w:tc>
          <w:tcPr>
            <w:tcW w:w="0" w:type="auto"/>
            <w:noWrap/>
            <w:vAlign w:val="center"/>
            <w:hideMark/>
          </w:tcPr>
          <w:p w14:paraId="6EDBEFAA"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154.98</w:t>
            </w:r>
          </w:p>
        </w:tc>
        <w:tc>
          <w:tcPr>
            <w:tcW w:w="0" w:type="auto"/>
            <w:noWrap/>
            <w:vAlign w:val="center"/>
            <w:hideMark/>
          </w:tcPr>
          <w:p w14:paraId="06862EFE"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137.68</w:t>
            </w:r>
          </w:p>
        </w:tc>
        <w:tc>
          <w:tcPr>
            <w:tcW w:w="0" w:type="auto"/>
            <w:noWrap/>
            <w:vAlign w:val="center"/>
            <w:hideMark/>
          </w:tcPr>
          <w:p w14:paraId="64C57ED8"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0.19</w:t>
            </w:r>
          </w:p>
        </w:tc>
        <w:tc>
          <w:tcPr>
            <w:tcW w:w="0" w:type="auto"/>
            <w:noWrap/>
            <w:vAlign w:val="center"/>
            <w:hideMark/>
          </w:tcPr>
          <w:p w14:paraId="07A003A2"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646.47</w:t>
            </w:r>
          </w:p>
        </w:tc>
      </w:tr>
      <w:tr w:rsidR="00352C06" w:rsidRPr="00352C06" w14:paraId="747717C0"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EABEA23"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water (m)</w:t>
            </w:r>
          </w:p>
        </w:tc>
        <w:tc>
          <w:tcPr>
            <w:tcW w:w="0" w:type="auto"/>
            <w:noWrap/>
            <w:vAlign w:val="center"/>
            <w:hideMark/>
          </w:tcPr>
          <w:p w14:paraId="3442298A"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201.16</w:t>
            </w:r>
          </w:p>
        </w:tc>
        <w:tc>
          <w:tcPr>
            <w:tcW w:w="0" w:type="auto"/>
            <w:noWrap/>
            <w:vAlign w:val="center"/>
            <w:hideMark/>
          </w:tcPr>
          <w:p w14:paraId="69407164"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168.36</w:t>
            </w:r>
          </w:p>
        </w:tc>
        <w:tc>
          <w:tcPr>
            <w:tcW w:w="0" w:type="auto"/>
            <w:noWrap/>
            <w:vAlign w:val="center"/>
            <w:hideMark/>
          </w:tcPr>
          <w:p w14:paraId="684AF67F"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154.68</w:t>
            </w:r>
          </w:p>
        </w:tc>
        <w:tc>
          <w:tcPr>
            <w:tcW w:w="0" w:type="auto"/>
            <w:noWrap/>
            <w:vAlign w:val="center"/>
            <w:hideMark/>
          </w:tcPr>
          <w:p w14:paraId="1EDF58EE"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13.20</w:t>
            </w:r>
          </w:p>
        </w:tc>
        <w:tc>
          <w:tcPr>
            <w:tcW w:w="0" w:type="auto"/>
            <w:noWrap/>
            <w:vAlign w:val="center"/>
            <w:hideMark/>
          </w:tcPr>
          <w:p w14:paraId="7963606C"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689.27</w:t>
            </w:r>
          </w:p>
        </w:tc>
      </w:tr>
      <w:tr w:rsidR="00352C06" w:rsidRPr="00352C06" w14:paraId="17D3BF47"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7D71F28"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Edge density (m m</w:t>
            </w:r>
            <w:r w:rsidRPr="00352C06">
              <w:rPr>
                <w:rFonts w:ascii="Arial" w:eastAsia="Times New Roman" w:hAnsi="Arial" w:cs="Arial"/>
                <w:color w:val="000000"/>
                <w:sz w:val="22"/>
                <w:vertAlign w:val="superscript"/>
                <w:lang w:eastAsia="zh-CN"/>
              </w:rPr>
              <w:t>-2</w:t>
            </w:r>
            <w:r>
              <w:rPr>
                <w:rFonts w:ascii="Arial" w:eastAsia="Times New Roman" w:hAnsi="Arial" w:cs="Arial"/>
                <w:color w:val="000000"/>
                <w:sz w:val="22"/>
                <w:lang w:eastAsia="zh-CN"/>
              </w:rPr>
              <w:t>)</w:t>
            </w:r>
          </w:p>
        </w:tc>
        <w:tc>
          <w:tcPr>
            <w:tcW w:w="0" w:type="auto"/>
            <w:noWrap/>
            <w:vAlign w:val="center"/>
            <w:hideMark/>
          </w:tcPr>
          <w:p w14:paraId="32D3057E"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0.04</w:t>
            </w:r>
          </w:p>
        </w:tc>
        <w:tc>
          <w:tcPr>
            <w:tcW w:w="0" w:type="auto"/>
            <w:noWrap/>
            <w:vAlign w:val="center"/>
            <w:hideMark/>
          </w:tcPr>
          <w:p w14:paraId="648682F2"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0.03</w:t>
            </w:r>
          </w:p>
        </w:tc>
        <w:tc>
          <w:tcPr>
            <w:tcW w:w="0" w:type="auto"/>
            <w:noWrap/>
            <w:vAlign w:val="center"/>
            <w:hideMark/>
          </w:tcPr>
          <w:p w14:paraId="175A6565"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0.02</w:t>
            </w:r>
          </w:p>
        </w:tc>
        <w:tc>
          <w:tcPr>
            <w:tcW w:w="0" w:type="auto"/>
            <w:noWrap/>
            <w:vAlign w:val="center"/>
            <w:hideMark/>
          </w:tcPr>
          <w:p w14:paraId="01F08140"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029B3884"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0.13</w:t>
            </w:r>
          </w:p>
        </w:tc>
      </w:tr>
      <w:tr w:rsidR="00352C06" w:rsidRPr="00352C06" w14:paraId="18B8CEF5"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5DCE6C"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buildings</w:t>
            </w:r>
          </w:p>
        </w:tc>
        <w:tc>
          <w:tcPr>
            <w:tcW w:w="0" w:type="auto"/>
            <w:noWrap/>
            <w:vAlign w:val="center"/>
            <w:hideMark/>
          </w:tcPr>
          <w:p w14:paraId="76C4C9F6"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0.01</w:t>
            </w:r>
          </w:p>
        </w:tc>
        <w:tc>
          <w:tcPr>
            <w:tcW w:w="0" w:type="auto"/>
            <w:noWrap/>
            <w:vAlign w:val="center"/>
            <w:hideMark/>
          </w:tcPr>
          <w:p w14:paraId="7684C9FD"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5F45F734"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0.03</w:t>
            </w:r>
          </w:p>
        </w:tc>
        <w:tc>
          <w:tcPr>
            <w:tcW w:w="0" w:type="auto"/>
            <w:noWrap/>
            <w:vAlign w:val="center"/>
            <w:hideMark/>
          </w:tcPr>
          <w:p w14:paraId="1A296F51"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42A03FB5"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0.29</w:t>
            </w:r>
          </w:p>
        </w:tc>
      </w:tr>
      <w:tr w:rsidR="00352C06" w:rsidRPr="00352C06" w14:paraId="34083DDF"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E85C6F"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 or tracks</w:t>
            </w:r>
          </w:p>
        </w:tc>
        <w:tc>
          <w:tcPr>
            <w:tcW w:w="0" w:type="auto"/>
            <w:noWrap/>
            <w:vAlign w:val="center"/>
            <w:hideMark/>
          </w:tcPr>
          <w:p w14:paraId="612EB01D"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0.02</w:t>
            </w:r>
          </w:p>
        </w:tc>
        <w:tc>
          <w:tcPr>
            <w:tcW w:w="0" w:type="auto"/>
            <w:noWrap/>
            <w:vAlign w:val="center"/>
            <w:hideMark/>
          </w:tcPr>
          <w:p w14:paraId="572745AA"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0.01</w:t>
            </w:r>
          </w:p>
        </w:tc>
        <w:tc>
          <w:tcPr>
            <w:tcW w:w="0" w:type="auto"/>
            <w:noWrap/>
            <w:vAlign w:val="center"/>
            <w:hideMark/>
          </w:tcPr>
          <w:p w14:paraId="18A871A3"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0.03</w:t>
            </w:r>
          </w:p>
        </w:tc>
        <w:tc>
          <w:tcPr>
            <w:tcW w:w="0" w:type="auto"/>
            <w:noWrap/>
            <w:vAlign w:val="center"/>
            <w:hideMark/>
          </w:tcPr>
          <w:p w14:paraId="111C3CC1"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035376FB"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0.26</w:t>
            </w:r>
          </w:p>
        </w:tc>
      </w:tr>
      <w:tr w:rsidR="00352C06" w:rsidRPr="00352C06" w14:paraId="629283EF"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B3A60D1"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rough grassland</w:t>
            </w:r>
          </w:p>
        </w:tc>
        <w:tc>
          <w:tcPr>
            <w:tcW w:w="0" w:type="auto"/>
            <w:noWrap/>
            <w:vAlign w:val="center"/>
            <w:hideMark/>
          </w:tcPr>
          <w:p w14:paraId="49A1035F"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0.04</w:t>
            </w:r>
          </w:p>
        </w:tc>
        <w:tc>
          <w:tcPr>
            <w:tcW w:w="0" w:type="auto"/>
            <w:noWrap/>
            <w:vAlign w:val="center"/>
            <w:hideMark/>
          </w:tcPr>
          <w:p w14:paraId="410B3E5C"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67642A02"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0.13</w:t>
            </w:r>
          </w:p>
        </w:tc>
        <w:tc>
          <w:tcPr>
            <w:tcW w:w="0" w:type="auto"/>
            <w:noWrap/>
            <w:vAlign w:val="center"/>
            <w:hideMark/>
          </w:tcPr>
          <w:p w14:paraId="08AC7FB9"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5CAC8C62"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1.00</w:t>
            </w:r>
          </w:p>
        </w:tc>
      </w:tr>
      <w:tr w:rsidR="00352C06" w:rsidRPr="00352C06" w14:paraId="44AC4A61"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9DC5D17"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roadsides</w:t>
            </w:r>
          </w:p>
        </w:tc>
        <w:tc>
          <w:tcPr>
            <w:tcW w:w="0" w:type="auto"/>
            <w:noWrap/>
            <w:vAlign w:val="center"/>
            <w:hideMark/>
          </w:tcPr>
          <w:p w14:paraId="05EBF91A"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0.02</w:t>
            </w:r>
          </w:p>
        </w:tc>
        <w:tc>
          <w:tcPr>
            <w:tcW w:w="0" w:type="auto"/>
            <w:noWrap/>
            <w:vAlign w:val="center"/>
            <w:hideMark/>
          </w:tcPr>
          <w:p w14:paraId="48C00155"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08FFFE23"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0.03</w:t>
            </w:r>
          </w:p>
        </w:tc>
        <w:tc>
          <w:tcPr>
            <w:tcW w:w="0" w:type="auto"/>
            <w:noWrap/>
            <w:vAlign w:val="center"/>
            <w:hideMark/>
          </w:tcPr>
          <w:p w14:paraId="5FC5398A"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2C3D3F25"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0.26</w:t>
            </w:r>
          </w:p>
        </w:tc>
      </w:tr>
      <w:tr w:rsidR="00352C06" w:rsidRPr="00352C06" w14:paraId="08173D2A"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AE4036"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woodland</w:t>
            </w:r>
          </w:p>
        </w:tc>
        <w:tc>
          <w:tcPr>
            <w:tcW w:w="0" w:type="auto"/>
            <w:noWrap/>
            <w:vAlign w:val="center"/>
            <w:hideMark/>
          </w:tcPr>
          <w:p w14:paraId="57E20A58"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0.05</w:t>
            </w:r>
          </w:p>
        </w:tc>
        <w:tc>
          <w:tcPr>
            <w:tcW w:w="0" w:type="auto"/>
            <w:noWrap/>
            <w:vAlign w:val="center"/>
            <w:hideMark/>
          </w:tcPr>
          <w:p w14:paraId="15B3AAB0"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28A7D7D0"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0.13</w:t>
            </w:r>
          </w:p>
        </w:tc>
        <w:tc>
          <w:tcPr>
            <w:tcW w:w="0" w:type="auto"/>
            <w:noWrap/>
            <w:vAlign w:val="center"/>
            <w:hideMark/>
          </w:tcPr>
          <w:p w14:paraId="4A0F110A"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3F0D9B9A"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0.92</w:t>
            </w:r>
          </w:p>
        </w:tc>
      </w:tr>
    </w:tbl>
    <w:p w14:paraId="3CE214DC" w14:textId="77777777" w:rsidR="009249F0" w:rsidRDefault="00352C06" w:rsidP="00352C06">
      <w:pPr>
        <w:pStyle w:val="Bibliography"/>
        <w:sectPr w:rsidR="009249F0" w:rsidSect="00783DB9">
          <w:footerReference w:type="even" r:id="rId16"/>
          <w:footerReference w:type="default" r:id="rId17"/>
          <w:pgSz w:w="12240" w:h="15840"/>
          <w:pgMar w:top="1440" w:right="1440" w:bottom="1440" w:left="1440" w:header="720" w:footer="720" w:gutter="0"/>
          <w:lnNumType w:countBy="1" w:restart="continuous"/>
          <w:cols w:space="720"/>
        </w:sectPr>
      </w:pPr>
      <w:r w:rsidRPr="00352C06">
        <w:rPr>
          <w:b/>
        </w:rPr>
        <w:t>Table S1.</w:t>
      </w:r>
      <w:r>
        <w:t xml:space="preserve"> Descriptive statistics of </w:t>
      </w:r>
      <w:r w:rsidR="00510C8E">
        <w:t xml:space="preserve">all ten original habitat variables as predictors for bat activity on their original (unstandardised) scale. </w:t>
      </w:r>
    </w:p>
    <w:p w14:paraId="1124A9FF" w14:textId="2F6AC371" w:rsidR="009249F0" w:rsidRDefault="009249F0" w:rsidP="009249F0">
      <w:pPr>
        <w:jc w:val="left"/>
      </w:pPr>
      <w:r w:rsidRPr="009249F0">
        <w:rPr>
          <w:b/>
        </w:rPr>
        <w:lastRenderedPageBreak/>
        <w:t>Table S2</w:t>
      </w:r>
      <w:r>
        <w:t>. Candidate set of Generalised Linear Mixed Models for bat activity (probability of bat activity ha</w:t>
      </w:r>
      <w:r w:rsidRPr="00D639B5">
        <w:rPr>
          <w:vertAlign w:val="superscript"/>
        </w:rPr>
        <w:t>-1</w:t>
      </w:r>
      <w:r>
        <w:t xml:space="preserve">, binomial errors, complementary log-log link) within 4 AICc points of the “top” model, </w:t>
      </w:r>
      <w:r w:rsidRPr="009249F0">
        <w:rPr>
          <w:b/>
          <w:i/>
        </w:rPr>
        <w:t>as a function of ten candidate habitat predictors only</w:t>
      </w:r>
      <w:r>
        <w:t xml:space="preserve">. Coefficients are parameter estimates based on models fit using standardised (centered and scaled to 2 SD) inputs. K is the number of parameters in the models.  All models included site and transect within site as a nested </w:t>
      </w:r>
      <w:commentRangeStart w:id="59"/>
      <w:r>
        <w:t>random effect structure.</w:t>
      </w:r>
      <w:commentRangeEnd w:id="59"/>
      <w:r w:rsidR="00061E99">
        <w:rPr>
          <w:rStyle w:val="CommentReference"/>
        </w:rPr>
        <w:commentReference w:id="59"/>
      </w:r>
    </w:p>
    <w:tbl>
      <w:tblPr>
        <w:tblStyle w:val="PlainTable4"/>
        <w:tblpPr w:leftFromText="180" w:rightFromText="180" w:vertAnchor="text" w:horzAnchor="margin" w:tblpY="-55"/>
        <w:tblW w:w="5000" w:type="pct"/>
        <w:tblLook w:val="04A0" w:firstRow="1" w:lastRow="0" w:firstColumn="1" w:lastColumn="0" w:noHBand="0" w:noVBand="1"/>
      </w:tblPr>
      <w:tblGrid>
        <w:gridCol w:w="592"/>
        <w:gridCol w:w="1027"/>
        <w:gridCol w:w="941"/>
        <w:gridCol w:w="1028"/>
        <w:gridCol w:w="941"/>
        <w:gridCol w:w="941"/>
        <w:gridCol w:w="593"/>
        <w:gridCol w:w="1776"/>
        <w:gridCol w:w="1779"/>
        <w:gridCol w:w="1779"/>
        <w:gridCol w:w="1779"/>
      </w:tblGrid>
      <w:tr w:rsidR="009249F0" w:rsidRPr="009249F0" w14:paraId="5067DC8C" w14:textId="77777777" w:rsidTr="009249F0">
        <w:trPr>
          <w:cnfStyle w:val="100000000000" w:firstRow="1" w:lastRow="0" w:firstColumn="0" w:lastColumn="0" w:oddVBand="0" w:evenVBand="0" w:oddHBand="0" w:evenHBand="0" w:firstRowFirstColumn="0" w:firstRowLastColumn="0" w:lastRowFirstColumn="0" w:lastRowLastColumn="0"/>
          <w:trHeight w:val="3311"/>
        </w:trPr>
        <w:tc>
          <w:tcPr>
            <w:cnfStyle w:val="001000000000" w:firstRow="0" w:lastRow="0" w:firstColumn="1" w:lastColumn="0" w:oddVBand="0" w:evenVBand="0" w:oddHBand="0" w:evenHBand="0" w:firstRowFirstColumn="0" w:firstRowLastColumn="0" w:lastRowFirstColumn="0" w:lastRowLastColumn="0"/>
            <w:tcW w:w="225" w:type="pct"/>
            <w:noWrap/>
            <w:textDirection w:val="btLr"/>
            <w:vAlign w:val="center"/>
            <w:hideMark/>
          </w:tcPr>
          <w:p w14:paraId="118F225E" w14:textId="77777777" w:rsidR="009249F0" w:rsidRPr="009249F0" w:rsidRDefault="009249F0" w:rsidP="009249F0">
            <w:pPr>
              <w:ind w:left="113" w:right="113"/>
              <w:jc w:val="left"/>
              <w:rPr>
                <w:rFonts w:ascii="Arial" w:eastAsia="Times New Roman" w:hAnsi="Arial" w:cs="Arial"/>
                <w:color w:val="000000"/>
                <w:sz w:val="22"/>
                <w:lang w:eastAsia="zh-CN"/>
              </w:rPr>
            </w:pPr>
            <w:r w:rsidRPr="009249F0">
              <w:rPr>
                <w:rFonts w:ascii="Arial" w:eastAsia="Times New Roman" w:hAnsi="Arial" w:cs="Arial"/>
                <w:color w:val="000000"/>
                <w:sz w:val="22"/>
                <w:lang w:eastAsia="zh-CN"/>
              </w:rPr>
              <w:t>Model</w:t>
            </w:r>
          </w:p>
        </w:tc>
        <w:tc>
          <w:tcPr>
            <w:tcW w:w="390" w:type="pct"/>
            <w:noWrap/>
            <w:textDirection w:val="btLr"/>
            <w:vAlign w:val="center"/>
            <w:hideMark/>
          </w:tcPr>
          <w:p w14:paraId="3B263096"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Intercept</w:t>
            </w:r>
          </w:p>
        </w:tc>
        <w:tc>
          <w:tcPr>
            <w:tcW w:w="357" w:type="pct"/>
            <w:noWrap/>
            <w:textDirection w:val="btLr"/>
            <w:vAlign w:val="center"/>
            <w:hideMark/>
          </w:tcPr>
          <w:p w14:paraId="4322CC6C"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Distance to buildings</w:t>
            </w:r>
          </w:p>
        </w:tc>
        <w:tc>
          <w:tcPr>
            <w:tcW w:w="390" w:type="pct"/>
            <w:noWrap/>
            <w:textDirection w:val="btLr"/>
            <w:vAlign w:val="center"/>
            <w:hideMark/>
          </w:tcPr>
          <w:p w14:paraId="29093496"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Distance to water</w:t>
            </w:r>
          </w:p>
        </w:tc>
        <w:tc>
          <w:tcPr>
            <w:tcW w:w="357" w:type="pct"/>
            <w:noWrap/>
            <w:textDirection w:val="btLr"/>
            <w:vAlign w:val="center"/>
            <w:hideMark/>
          </w:tcPr>
          <w:p w14:paraId="613320CD"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Edge density</w:t>
            </w:r>
          </w:p>
        </w:tc>
        <w:tc>
          <w:tcPr>
            <w:tcW w:w="357" w:type="pct"/>
            <w:noWrap/>
            <w:textDirection w:val="btLr"/>
            <w:vAlign w:val="center"/>
            <w:hideMark/>
          </w:tcPr>
          <w:p w14:paraId="017E4F2A"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Proportion woodland</w:t>
            </w:r>
          </w:p>
        </w:tc>
        <w:tc>
          <w:tcPr>
            <w:tcW w:w="225" w:type="pct"/>
            <w:noWrap/>
            <w:vAlign w:val="bottom"/>
            <w:hideMark/>
          </w:tcPr>
          <w:p w14:paraId="0ACF9170" w14:textId="677FBA6E"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K</w:t>
            </w:r>
          </w:p>
          <w:p w14:paraId="65AFA6F1" w14:textId="77777777"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c>
          <w:tcPr>
            <w:tcW w:w="674" w:type="pct"/>
            <w:noWrap/>
            <w:vAlign w:val="bottom"/>
            <w:hideMark/>
          </w:tcPr>
          <w:p w14:paraId="27A19767" w14:textId="77777777"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Log-likelihood</w:t>
            </w:r>
          </w:p>
          <w:p w14:paraId="1EA45D98" w14:textId="77777777"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c>
          <w:tcPr>
            <w:tcW w:w="675" w:type="pct"/>
            <w:noWrap/>
            <w:vAlign w:val="bottom"/>
            <w:hideMark/>
          </w:tcPr>
          <w:p w14:paraId="366BF93E" w14:textId="77777777"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AICc</w:t>
            </w:r>
          </w:p>
          <w:p w14:paraId="22A760B2" w14:textId="77777777"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c>
          <w:tcPr>
            <w:tcW w:w="675" w:type="pct"/>
            <w:noWrap/>
            <w:vAlign w:val="bottom"/>
            <w:hideMark/>
          </w:tcPr>
          <w:p w14:paraId="715BF603" w14:textId="77777777"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Δ AICc</w:t>
            </w:r>
          </w:p>
          <w:p w14:paraId="0A35434A" w14:textId="716DF487"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c>
          <w:tcPr>
            <w:tcW w:w="675" w:type="pct"/>
            <w:noWrap/>
            <w:vAlign w:val="bottom"/>
            <w:hideMark/>
          </w:tcPr>
          <w:p w14:paraId="59447104" w14:textId="77777777"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Model weight</w:t>
            </w:r>
          </w:p>
          <w:p w14:paraId="38633152" w14:textId="02BAEC02"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r>
      <w:tr w:rsidR="009249F0" w:rsidRPr="009249F0" w14:paraId="69FCFEAB" w14:textId="77777777" w:rsidTr="009249F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3B84C4D2" w14:textId="77777777" w:rsidR="009249F0" w:rsidRPr="009249F0" w:rsidRDefault="009249F0" w:rsidP="009249F0">
            <w:pPr>
              <w:jc w:val="right"/>
              <w:rPr>
                <w:rFonts w:ascii="Arial" w:eastAsia="Times New Roman" w:hAnsi="Arial" w:cs="Arial"/>
                <w:color w:val="000000"/>
                <w:sz w:val="22"/>
                <w:lang w:eastAsia="zh-CN"/>
              </w:rPr>
            </w:pPr>
            <w:r w:rsidRPr="009249F0">
              <w:rPr>
                <w:rFonts w:ascii="Arial" w:eastAsia="Times New Roman" w:hAnsi="Arial" w:cs="Arial"/>
                <w:color w:val="000000"/>
                <w:sz w:val="22"/>
                <w:lang w:eastAsia="zh-CN"/>
              </w:rPr>
              <w:t>1</w:t>
            </w:r>
          </w:p>
        </w:tc>
        <w:tc>
          <w:tcPr>
            <w:tcW w:w="390" w:type="pct"/>
            <w:noWrap/>
            <w:vAlign w:val="center"/>
            <w:hideMark/>
          </w:tcPr>
          <w:p w14:paraId="6F7F7D95"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-1.146</w:t>
            </w:r>
          </w:p>
        </w:tc>
        <w:tc>
          <w:tcPr>
            <w:tcW w:w="357" w:type="pct"/>
            <w:noWrap/>
            <w:vAlign w:val="center"/>
            <w:hideMark/>
          </w:tcPr>
          <w:p w14:paraId="0901C068"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p>
        </w:tc>
        <w:tc>
          <w:tcPr>
            <w:tcW w:w="390" w:type="pct"/>
            <w:noWrap/>
            <w:vAlign w:val="center"/>
            <w:hideMark/>
          </w:tcPr>
          <w:p w14:paraId="233F1240"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-0.305</w:t>
            </w:r>
          </w:p>
        </w:tc>
        <w:tc>
          <w:tcPr>
            <w:tcW w:w="357" w:type="pct"/>
            <w:noWrap/>
            <w:vAlign w:val="center"/>
            <w:hideMark/>
          </w:tcPr>
          <w:p w14:paraId="45ABEB21"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0.523</w:t>
            </w:r>
          </w:p>
        </w:tc>
        <w:tc>
          <w:tcPr>
            <w:tcW w:w="357" w:type="pct"/>
            <w:noWrap/>
            <w:vAlign w:val="center"/>
            <w:hideMark/>
          </w:tcPr>
          <w:p w14:paraId="6F682E92"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0.41</w:t>
            </w:r>
          </w:p>
        </w:tc>
        <w:tc>
          <w:tcPr>
            <w:tcW w:w="225" w:type="pct"/>
            <w:noWrap/>
            <w:vAlign w:val="center"/>
            <w:hideMark/>
          </w:tcPr>
          <w:p w14:paraId="0ACF923A"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6</w:t>
            </w:r>
          </w:p>
        </w:tc>
        <w:tc>
          <w:tcPr>
            <w:tcW w:w="674" w:type="pct"/>
            <w:noWrap/>
            <w:vAlign w:val="center"/>
            <w:hideMark/>
          </w:tcPr>
          <w:p w14:paraId="58295FDC"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-824.8</w:t>
            </w:r>
          </w:p>
        </w:tc>
        <w:tc>
          <w:tcPr>
            <w:tcW w:w="675" w:type="pct"/>
            <w:noWrap/>
            <w:vAlign w:val="center"/>
            <w:hideMark/>
          </w:tcPr>
          <w:p w14:paraId="464F5BE1"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1661.7</w:t>
            </w:r>
          </w:p>
        </w:tc>
        <w:tc>
          <w:tcPr>
            <w:tcW w:w="675" w:type="pct"/>
            <w:noWrap/>
            <w:vAlign w:val="center"/>
            <w:hideMark/>
          </w:tcPr>
          <w:p w14:paraId="6D84A239"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0.000</w:t>
            </w:r>
          </w:p>
        </w:tc>
        <w:tc>
          <w:tcPr>
            <w:tcW w:w="675" w:type="pct"/>
            <w:noWrap/>
            <w:vAlign w:val="center"/>
            <w:hideMark/>
          </w:tcPr>
          <w:p w14:paraId="14505C98"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0.541</w:t>
            </w:r>
          </w:p>
        </w:tc>
      </w:tr>
      <w:tr w:rsidR="009249F0" w:rsidRPr="009249F0" w14:paraId="361F6AF1" w14:textId="77777777" w:rsidTr="009249F0">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29C2E2F4" w14:textId="77777777" w:rsidR="009249F0" w:rsidRPr="009249F0" w:rsidRDefault="009249F0" w:rsidP="009249F0">
            <w:pPr>
              <w:jc w:val="right"/>
              <w:rPr>
                <w:rFonts w:ascii="Arial" w:eastAsia="Times New Roman" w:hAnsi="Arial" w:cs="Arial"/>
                <w:color w:val="000000"/>
                <w:sz w:val="22"/>
                <w:lang w:eastAsia="zh-CN"/>
              </w:rPr>
            </w:pPr>
            <w:r w:rsidRPr="009249F0">
              <w:rPr>
                <w:rFonts w:ascii="Arial" w:eastAsia="Times New Roman" w:hAnsi="Arial" w:cs="Arial"/>
                <w:color w:val="000000"/>
                <w:sz w:val="22"/>
                <w:lang w:eastAsia="zh-CN"/>
              </w:rPr>
              <w:t>2</w:t>
            </w:r>
          </w:p>
        </w:tc>
        <w:tc>
          <w:tcPr>
            <w:tcW w:w="390" w:type="pct"/>
            <w:noWrap/>
            <w:vAlign w:val="center"/>
            <w:hideMark/>
          </w:tcPr>
          <w:p w14:paraId="348975A5"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-1.146</w:t>
            </w:r>
          </w:p>
        </w:tc>
        <w:tc>
          <w:tcPr>
            <w:tcW w:w="357" w:type="pct"/>
            <w:noWrap/>
            <w:vAlign w:val="center"/>
            <w:hideMark/>
          </w:tcPr>
          <w:p w14:paraId="18730DF7"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0.028</w:t>
            </w:r>
          </w:p>
        </w:tc>
        <w:tc>
          <w:tcPr>
            <w:tcW w:w="390" w:type="pct"/>
            <w:noWrap/>
            <w:vAlign w:val="center"/>
            <w:hideMark/>
          </w:tcPr>
          <w:p w14:paraId="10EB7A1A"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-0.301</w:t>
            </w:r>
          </w:p>
        </w:tc>
        <w:tc>
          <w:tcPr>
            <w:tcW w:w="357" w:type="pct"/>
            <w:noWrap/>
            <w:vAlign w:val="center"/>
            <w:hideMark/>
          </w:tcPr>
          <w:p w14:paraId="34B7E1DB"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0.532</w:t>
            </w:r>
          </w:p>
        </w:tc>
        <w:tc>
          <w:tcPr>
            <w:tcW w:w="357" w:type="pct"/>
            <w:noWrap/>
            <w:vAlign w:val="center"/>
            <w:hideMark/>
          </w:tcPr>
          <w:p w14:paraId="0D60610F"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0.408</w:t>
            </w:r>
          </w:p>
        </w:tc>
        <w:tc>
          <w:tcPr>
            <w:tcW w:w="225" w:type="pct"/>
            <w:noWrap/>
            <w:vAlign w:val="center"/>
            <w:hideMark/>
          </w:tcPr>
          <w:p w14:paraId="45782F67"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7</w:t>
            </w:r>
          </w:p>
        </w:tc>
        <w:tc>
          <w:tcPr>
            <w:tcW w:w="674" w:type="pct"/>
            <w:noWrap/>
            <w:vAlign w:val="center"/>
            <w:hideMark/>
          </w:tcPr>
          <w:p w14:paraId="2EBF49AD"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-824.8</w:t>
            </w:r>
          </w:p>
        </w:tc>
        <w:tc>
          <w:tcPr>
            <w:tcW w:w="675" w:type="pct"/>
            <w:noWrap/>
            <w:vAlign w:val="center"/>
            <w:hideMark/>
          </w:tcPr>
          <w:p w14:paraId="7B7A41B8"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1663.7</w:t>
            </w:r>
          </w:p>
        </w:tc>
        <w:tc>
          <w:tcPr>
            <w:tcW w:w="675" w:type="pct"/>
            <w:noWrap/>
            <w:vAlign w:val="center"/>
            <w:hideMark/>
          </w:tcPr>
          <w:p w14:paraId="1C3821D0"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1.962</w:t>
            </w:r>
          </w:p>
        </w:tc>
        <w:tc>
          <w:tcPr>
            <w:tcW w:w="675" w:type="pct"/>
            <w:noWrap/>
            <w:vAlign w:val="center"/>
            <w:hideMark/>
          </w:tcPr>
          <w:p w14:paraId="3075E6AE"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0.203</w:t>
            </w:r>
          </w:p>
        </w:tc>
      </w:tr>
      <w:tr w:rsidR="009249F0" w:rsidRPr="009249F0" w14:paraId="0A1E9BC3" w14:textId="77777777" w:rsidTr="009249F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6E566F32" w14:textId="77777777" w:rsidR="009249F0" w:rsidRPr="009249F0" w:rsidRDefault="009249F0" w:rsidP="009249F0">
            <w:pPr>
              <w:jc w:val="right"/>
              <w:rPr>
                <w:rFonts w:ascii="Arial" w:eastAsia="Times New Roman" w:hAnsi="Arial" w:cs="Arial"/>
                <w:color w:val="000000"/>
                <w:sz w:val="22"/>
                <w:lang w:eastAsia="zh-CN"/>
              </w:rPr>
            </w:pPr>
            <w:r w:rsidRPr="009249F0">
              <w:rPr>
                <w:rFonts w:ascii="Arial" w:eastAsia="Times New Roman" w:hAnsi="Arial" w:cs="Arial"/>
                <w:color w:val="000000"/>
                <w:sz w:val="22"/>
                <w:lang w:eastAsia="zh-CN"/>
              </w:rPr>
              <w:t>3</w:t>
            </w:r>
          </w:p>
        </w:tc>
        <w:tc>
          <w:tcPr>
            <w:tcW w:w="390" w:type="pct"/>
            <w:noWrap/>
            <w:vAlign w:val="center"/>
            <w:hideMark/>
          </w:tcPr>
          <w:p w14:paraId="04F4D498"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-1.139</w:t>
            </w:r>
          </w:p>
        </w:tc>
        <w:tc>
          <w:tcPr>
            <w:tcW w:w="357" w:type="pct"/>
            <w:noWrap/>
            <w:vAlign w:val="center"/>
            <w:hideMark/>
          </w:tcPr>
          <w:p w14:paraId="3F8C6F69"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p>
        </w:tc>
        <w:tc>
          <w:tcPr>
            <w:tcW w:w="390" w:type="pct"/>
            <w:noWrap/>
            <w:vAlign w:val="center"/>
            <w:hideMark/>
          </w:tcPr>
          <w:p w14:paraId="099ADEB9"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eastAsia="zh-CN"/>
              </w:rPr>
            </w:pPr>
          </w:p>
        </w:tc>
        <w:tc>
          <w:tcPr>
            <w:tcW w:w="357" w:type="pct"/>
            <w:noWrap/>
            <w:vAlign w:val="center"/>
            <w:hideMark/>
          </w:tcPr>
          <w:p w14:paraId="155F0EF0"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0.549</w:t>
            </w:r>
          </w:p>
        </w:tc>
        <w:tc>
          <w:tcPr>
            <w:tcW w:w="357" w:type="pct"/>
            <w:noWrap/>
            <w:vAlign w:val="center"/>
            <w:hideMark/>
          </w:tcPr>
          <w:p w14:paraId="7ACCDBB6"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0.445</w:t>
            </w:r>
          </w:p>
        </w:tc>
        <w:tc>
          <w:tcPr>
            <w:tcW w:w="225" w:type="pct"/>
            <w:noWrap/>
            <w:vAlign w:val="center"/>
            <w:hideMark/>
          </w:tcPr>
          <w:p w14:paraId="2015BCBF"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5</w:t>
            </w:r>
          </w:p>
        </w:tc>
        <w:tc>
          <w:tcPr>
            <w:tcW w:w="674" w:type="pct"/>
            <w:noWrap/>
            <w:vAlign w:val="center"/>
            <w:hideMark/>
          </w:tcPr>
          <w:p w14:paraId="7CF6A6F4"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-826.9</w:t>
            </w:r>
          </w:p>
        </w:tc>
        <w:tc>
          <w:tcPr>
            <w:tcW w:w="675" w:type="pct"/>
            <w:noWrap/>
            <w:vAlign w:val="center"/>
            <w:hideMark/>
          </w:tcPr>
          <w:p w14:paraId="1D6FC7FE"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1663.9</w:t>
            </w:r>
          </w:p>
        </w:tc>
        <w:tc>
          <w:tcPr>
            <w:tcW w:w="675" w:type="pct"/>
            <w:noWrap/>
            <w:vAlign w:val="center"/>
            <w:hideMark/>
          </w:tcPr>
          <w:p w14:paraId="64581DBC"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2.184</w:t>
            </w:r>
          </w:p>
        </w:tc>
        <w:tc>
          <w:tcPr>
            <w:tcW w:w="675" w:type="pct"/>
            <w:noWrap/>
            <w:vAlign w:val="center"/>
            <w:hideMark/>
          </w:tcPr>
          <w:p w14:paraId="2379938F"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0.181</w:t>
            </w:r>
          </w:p>
        </w:tc>
      </w:tr>
      <w:tr w:rsidR="009249F0" w:rsidRPr="009249F0" w14:paraId="00990D8C" w14:textId="77777777" w:rsidTr="009249F0">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534A2DE7" w14:textId="77777777" w:rsidR="009249F0" w:rsidRPr="009249F0" w:rsidRDefault="009249F0" w:rsidP="009249F0">
            <w:pPr>
              <w:jc w:val="right"/>
              <w:rPr>
                <w:rFonts w:ascii="Arial" w:eastAsia="Times New Roman" w:hAnsi="Arial" w:cs="Arial"/>
                <w:color w:val="000000"/>
                <w:sz w:val="22"/>
                <w:lang w:eastAsia="zh-CN"/>
              </w:rPr>
            </w:pPr>
            <w:r w:rsidRPr="009249F0">
              <w:rPr>
                <w:rFonts w:ascii="Arial" w:eastAsia="Times New Roman" w:hAnsi="Arial" w:cs="Arial"/>
                <w:color w:val="000000"/>
                <w:sz w:val="22"/>
                <w:lang w:eastAsia="zh-CN"/>
              </w:rPr>
              <w:t>4</w:t>
            </w:r>
          </w:p>
        </w:tc>
        <w:tc>
          <w:tcPr>
            <w:tcW w:w="390" w:type="pct"/>
            <w:noWrap/>
            <w:vAlign w:val="center"/>
            <w:hideMark/>
          </w:tcPr>
          <w:p w14:paraId="5FCFDB3F"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-1.138</w:t>
            </w:r>
          </w:p>
        </w:tc>
        <w:tc>
          <w:tcPr>
            <w:tcW w:w="357" w:type="pct"/>
            <w:noWrap/>
            <w:vAlign w:val="center"/>
            <w:hideMark/>
          </w:tcPr>
          <w:p w14:paraId="441AE20B"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0.059</w:t>
            </w:r>
          </w:p>
        </w:tc>
        <w:tc>
          <w:tcPr>
            <w:tcW w:w="390" w:type="pct"/>
            <w:noWrap/>
            <w:vAlign w:val="center"/>
            <w:hideMark/>
          </w:tcPr>
          <w:p w14:paraId="565E97E3"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eastAsia="zh-CN"/>
              </w:rPr>
            </w:pPr>
          </w:p>
        </w:tc>
        <w:tc>
          <w:tcPr>
            <w:tcW w:w="357" w:type="pct"/>
            <w:noWrap/>
            <w:vAlign w:val="center"/>
            <w:hideMark/>
          </w:tcPr>
          <w:p w14:paraId="05F5BBC8"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0.568</w:t>
            </w:r>
          </w:p>
        </w:tc>
        <w:tc>
          <w:tcPr>
            <w:tcW w:w="357" w:type="pct"/>
            <w:noWrap/>
            <w:vAlign w:val="center"/>
            <w:hideMark/>
          </w:tcPr>
          <w:p w14:paraId="3F3192BE"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0.438</w:t>
            </w:r>
          </w:p>
        </w:tc>
        <w:tc>
          <w:tcPr>
            <w:tcW w:w="225" w:type="pct"/>
            <w:noWrap/>
            <w:vAlign w:val="center"/>
            <w:hideMark/>
          </w:tcPr>
          <w:p w14:paraId="6BD74781"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6</w:t>
            </w:r>
          </w:p>
        </w:tc>
        <w:tc>
          <w:tcPr>
            <w:tcW w:w="674" w:type="pct"/>
            <w:noWrap/>
            <w:vAlign w:val="center"/>
            <w:hideMark/>
          </w:tcPr>
          <w:p w14:paraId="3CDF20D1"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-826.8</w:t>
            </w:r>
          </w:p>
        </w:tc>
        <w:tc>
          <w:tcPr>
            <w:tcW w:w="675" w:type="pct"/>
            <w:noWrap/>
            <w:vAlign w:val="center"/>
            <w:hideMark/>
          </w:tcPr>
          <w:p w14:paraId="56FABCA1"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1665.7</w:t>
            </w:r>
          </w:p>
        </w:tc>
        <w:tc>
          <w:tcPr>
            <w:tcW w:w="675" w:type="pct"/>
            <w:noWrap/>
            <w:vAlign w:val="center"/>
            <w:hideMark/>
          </w:tcPr>
          <w:p w14:paraId="6C2349FF"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3.957</w:t>
            </w:r>
          </w:p>
        </w:tc>
        <w:tc>
          <w:tcPr>
            <w:tcW w:w="675" w:type="pct"/>
            <w:noWrap/>
            <w:vAlign w:val="center"/>
            <w:hideMark/>
          </w:tcPr>
          <w:p w14:paraId="20DAAFDA"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0.075</w:t>
            </w:r>
          </w:p>
        </w:tc>
      </w:tr>
    </w:tbl>
    <w:p w14:paraId="7A4E2C92" w14:textId="77777777" w:rsidR="009249F0" w:rsidRDefault="009249F0" w:rsidP="009249F0">
      <w:pPr>
        <w:jc w:val="left"/>
        <w:sectPr w:rsidR="009249F0" w:rsidSect="009249F0">
          <w:pgSz w:w="15840" w:h="12240" w:orient="landscape"/>
          <w:pgMar w:top="1440" w:right="1440" w:bottom="1440" w:left="1440" w:header="720" w:footer="720" w:gutter="0"/>
          <w:lnNumType w:countBy="1" w:restart="continuous"/>
          <w:cols w:space="720"/>
          <w:docGrid w:linePitch="326"/>
        </w:sectPr>
      </w:pPr>
    </w:p>
    <w:p w14:paraId="1B3F2D7B" w14:textId="0B4CAE6E" w:rsidR="00352C06" w:rsidRDefault="00352C06" w:rsidP="00352C06">
      <w:pPr>
        <w:jc w:val="left"/>
        <w:sectPr w:rsidR="00352C06" w:rsidSect="00783DB9">
          <w:pgSz w:w="12240" w:h="15840"/>
          <w:pgMar w:top="1440" w:right="1440" w:bottom="1440" w:left="1440" w:header="720" w:footer="720" w:gutter="0"/>
          <w:lnNumType w:countBy="1" w:restart="continuous"/>
          <w:cols w:space="720"/>
        </w:sectPr>
      </w:pPr>
    </w:p>
    <w:p w14:paraId="7FEBB023" w14:textId="77777777" w:rsidR="00352C06" w:rsidRDefault="00352C06" w:rsidP="00D52DF2">
      <w:pPr>
        <w:jc w:val="left"/>
      </w:pPr>
    </w:p>
    <w:sectPr w:rsidR="00352C06" w:rsidSect="00783DB9">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Kirsty Park" w:date="2015-04-06T09:24:00Z" w:initials="KJP">
    <w:p w14:paraId="634FB441" w14:textId="1ABFC71B" w:rsidR="00C65A6C" w:rsidRDefault="00C65A6C">
      <w:pPr>
        <w:pStyle w:val="CommentText"/>
      </w:pPr>
      <w:r>
        <w:rPr>
          <w:rStyle w:val="CommentReference"/>
        </w:rPr>
        <w:annotationRef/>
      </w:r>
      <w:r>
        <w:t xml:space="preserve">Considered but actually studied?? </w:t>
      </w:r>
    </w:p>
  </w:comment>
  <w:comment w:id="3" w:author="Kirsty Park" w:date="2015-04-06T09:27:00Z" w:initials="KJP">
    <w:p w14:paraId="03748940" w14:textId="32250393" w:rsidR="00C65A6C" w:rsidRDefault="00C65A6C">
      <w:pPr>
        <w:pStyle w:val="CommentText"/>
      </w:pPr>
      <w:r>
        <w:rPr>
          <w:rStyle w:val="CommentReference"/>
        </w:rPr>
        <w:annotationRef/>
      </w:r>
      <w:r>
        <w:t>I think we need some mention of the species and whether the results are the same for both pyg and pip</w:t>
      </w:r>
    </w:p>
  </w:comment>
  <w:comment w:id="16" w:author="Kirsty Park" w:date="2015-04-06T09:35:00Z" w:initials="KJP">
    <w:p w14:paraId="733C03A0" w14:textId="764AE3FC" w:rsidR="00B51867" w:rsidRDefault="00B51867">
      <w:pPr>
        <w:pStyle w:val="CommentText"/>
      </w:pPr>
      <w:r>
        <w:rPr>
          <w:rStyle w:val="CommentReference"/>
        </w:rPr>
        <w:annotationRef/>
      </w:r>
      <w:r>
        <w:t>Not sure it’s very clear what scheme means here (though I get your meaning) – isn’t this point though largely covered by your next sentence?</w:t>
      </w:r>
    </w:p>
  </w:comment>
  <w:comment w:id="17" w:author="Kirsty Park" w:date="2015-04-06T09:40:00Z" w:initials="KJP">
    <w:p w14:paraId="5A0CEDCC" w14:textId="432ECCBC" w:rsidR="00B51867" w:rsidRDefault="00B51867">
      <w:pPr>
        <w:pStyle w:val="CommentText"/>
      </w:pPr>
      <w:r>
        <w:rPr>
          <w:rStyle w:val="CommentReference"/>
        </w:rPr>
        <w:annotationRef/>
      </w:r>
      <w:r>
        <w:t xml:space="preserve">I found this company </w:t>
      </w:r>
      <w:hyperlink r:id="rId1" w:history="1">
        <w:r w:rsidRPr="00E36A85">
          <w:rPr>
            <w:rStyle w:val="Hyperlink"/>
          </w:rPr>
          <w:t>http://www.res-group.com/</w:t>
        </w:r>
      </w:hyperlink>
      <w:r>
        <w:t xml:space="preserve"> and this site that they have set up on a specfiic “wind croft” ….</w:t>
      </w:r>
    </w:p>
    <w:p w14:paraId="39A13E7F" w14:textId="285FEDAB" w:rsidR="00B51867" w:rsidRDefault="00B51867">
      <w:pPr>
        <w:pStyle w:val="CommentText"/>
      </w:pPr>
      <w:hyperlink r:id="rId2" w:history="1">
        <w:r w:rsidRPr="00E36A85">
          <w:rPr>
            <w:rStyle w:val="Hyperlink"/>
          </w:rPr>
          <w:t>http://www.wrydecroft-windfarm.co.uk/about-the-project/project-summary/</w:t>
        </w:r>
      </w:hyperlink>
    </w:p>
    <w:p w14:paraId="45C1830F" w14:textId="77777777" w:rsidR="00B51867" w:rsidRDefault="00B51867">
      <w:pPr>
        <w:pStyle w:val="CommentText"/>
      </w:pPr>
    </w:p>
    <w:p w14:paraId="6AE37A52" w14:textId="79E76414" w:rsidR="00B51867" w:rsidRDefault="00B51867">
      <w:pPr>
        <w:pStyle w:val="CommentText"/>
      </w:pPr>
      <w:r>
        <w:t>but not a publication that we could cite</w:t>
      </w:r>
    </w:p>
  </w:comment>
  <w:comment w:id="22" w:author="Kirsty Park" w:date="2015-04-06T10:09:00Z" w:initials="KJP">
    <w:p w14:paraId="6E2F2FC7" w14:textId="6A4C40BE" w:rsidR="00952C95" w:rsidRDefault="00952C95">
      <w:pPr>
        <w:pStyle w:val="CommentText"/>
      </w:pPr>
      <w:r>
        <w:rPr>
          <w:rStyle w:val="CommentReference"/>
        </w:rPr>
        <w:annotationRef/>
      </w:r>
      <w:r>
        <w:t>I think this needs some clarificiation as to what it is here</w:t>
      </w:r>
      <w:r w:rsidR="00C14D1D">
        <w:t>, or could put (see below)?</w:t>
      </w:r>
    </w:p>
  </w:comment>
  <w:comment w:id="25" w:author="Kirsty Park" w:date="2015-04-06T09:52:00Z" w:initials="KJP">
    <w:p w14:paraId="221E0B04" w14:textId="63E4E04C" w:rsidR="00DC7B31" w:rsidRDefault="00DC7B31">
      <w:pPr>
        <w:pStyle w:val="CommentText"/>
      </w:pPr>
      <w:r>
        <w:rPr>
          <w:rStyle w:val="CommentReference"/>
        </w:rPr>
        <w:annotationRef/>
      </w:r>
      <w:r>
        <w:t>I’m not sure I follow this – because of the skewed data you mean, not that this is a general principle??  – if data were okay, then using no. of passes would allow you to quantify differences in activity (rather than just presence / absence)</w:t>
      </w:r>
    </w:p>
  </w:comment>
  <w:comment w:id="28" w:author="Kirsty Park" w:date="2015-04-06T10:30:00Z" w:initials="KJP">
    <w:p w14:paraId="4B096FE5" w14:textId="4D876F1A" w:rsidR="00952C95" w:rsidRDefault="00DC7B31">
      <w:pPr>
        <w:pStyle w:val="CommentText"/>
      </w:pPr>
      <w:r>
        <w:rPr>
          <w:rStyle w:val="CommentReference"/>
        </w:rPr>
        <w:annotationRef/>
      </w:r>
    </w:p>
    <w:p w14:paraId="5D31D407" w14:textId="77777777" w:rsidR="00952C95" w:rsidRDefault="00952C95">
      <w:pPr>
        <w:pStyle w:val="CommentText"/>
      </w:pPr>
    </w:p>
    <w:p w14:paraId="52895055" w14:textId="11B1E301" w:rsidR="00DC7B31" w:rsidRDefault="00DC7B31">
      <w:pPr>
        <w:pStyle w:val="CommentText"/>
      </w:pPr>
      <w:r>
        <w:t xml:space="preserve">Clarify… given that the walked transects were linear </w:t>
      </w:r>
      <w:r w:rsidR="00952C95">
        <w:t>p</w:t>
      </w:r>
      <w:r>
        <w:t xml:space="preserve">eople might be expecting a linear metric such as m – what is the distance from the transect that was included in this?? </w:t>
      </w:r>
      <w:r w:rsidR="00FC495E">
        <w:t xml:space="preserve">or is this the whole distance band in a radius around the turbine? </w:t>
      </w:r>
      <w:bookmarkStart w:id="29" w:name="_GoBack"/>
      <w:bookmarkEnd w:id="29"/>
    </w:p>
    <w:p w14:paraId="440434DC" w14:textId="77777777" w:rsidR="00DC7B31" w:rsidRDefault="00DC7B31">
      <w:pPr>
        <w:pStyle w:val="CommentText"/>
      </w:pPr>
    </w:p>
    <w:p w14:paraId="6FFE48A0" w14:textId="4823FACC" w:rsidR="00DC7B31" w:rsidRDefault="00DC7B31">
      <w:pPr>
        <w:pStyle w:val="CommentText"/>
      </w:pPr>
      <w:r>
        <w:t>Would also be worth stating how far away detectors bats can be picked up?</w:t>
      </w:r>
    </w:p>
    <w:p w14:paraId="031EA07A" w14:textId="77777777" w:rsidR="00952C95" w:rsidRDefault="00952C95">
      <w:pPr>
        <w:pStyle w:val="CommentText"/>
      </w:pPr>
    </w:p>
    <w:p w14:paraId="1C2403BF" w14:textId="21541AF0" w:rsidR="00952C95" w:rsidRDefault="00952C95">
      <w:pPr>
        <w:pStyle w:val="CommentText"/>
      </w:pPr>
      <w:r>
        <w:t>Transect is different from transect section presumably?? 4 transects within each section (which is essentially the distance band)?</w:t>
      </w:r>
      <w:r w:rsidR="00C14D1D">
        <w:t xml:space="preserve"> Would distance band be a clearer term perhaps?</w:t>
      </w:r>
    </w:p>
  </w:comment>
  <w:comment w:id="30" w:author="Kirsty Park" w:date="2015-04-06T10:13:00Z" w:initials="KJP">
    <w:p w14:paraId="2B6C60F6" w14:textId="18A5CEF2" w:rsidR="00C14D1D" w:rsidRDefault="00C14D1D">
      <w:pPr>
        <w:pStyle w:val="CommentText"/>
      </w:pPr>
      <w:r>
        <w:rPr>
          <w:rStyle w:val="CommentReference"/>
        </w:rPr>
        <w:annotationRef/>
      </w:r>
      <w:r>
        <w:t>This is a little unusual – time since sunset would account for differences in sunset over the monitoring period</w:t>
      </w:r>
    </w:p>
  </w:comment>
  <w:comment w:id="33" w:author="Kirsty Park" w:date="2015-04-06T10:16:00Z" w:initials="KJP">
    <w:p w14:paraId="3F6EBB73" w14:textId="7AF3B3C2" w:rsidR="00C14D1D" w:rsidRDefault="00C14D1D">
      <w:pPr>
        <w:pStyle w:val="CommentText"/>
      </w:pPr>
      <w:r>
        <w:rPr>
          <w:rStyle w:val="CommentReference"/>
        </w:rPr>
        <w:annotationRef/>
      </w:r>
      <w:r>
        <w:t>Could we get a breakdown for the two species?</w:t>
      </w:r>
    </w:p>
  </w:comment>
  <w:comment w:id="34" w:author="Kirsty Park" w:date="2015-04-06T10:16:00Z" w:initials="KJP">
    <w:p w14:paraId="49BE0F2B" w14:textId="3E2D4BFA" w:rsidR="00C14D1D" w:rsidRDefault="00C14D1D">
      <w:pPr>
        <w:pStyle w:val="CommentText"/>
      </w:pPr>
      <w:r>
        <w:rPr>
          <w:rStyle w:val="CommentReference"/>
        </w:rPr>
        <w:annotationRef/>
      </w:r>
      <w:r>
        <w:t>Do you think we could use Pipistrellus sp. throughout? I don’t know why but to me use of Pipistrelle suggests that we don’t know there is more than one species (at least in the intro it does)..</w:t>
      </w:r>
    </w:p>
  </w:comment>
  <w:comment w:id="37" w:author="Kirsty Park" w:date="2015-04-06T10:21:00Z" w:initials="KJP">
    <w:p w14:paraId="16AD3D51" w14:textId="42EAF447" w:rsidR="00061E99" w:rsidRDefault="00061E99">
      <w:pPr>
        <w:pStyle w:val="CommentText"/>
      </w:pPr>
      <w:r>
        <w:rPr>
          <w:rStyle w:val="CommentReference"/>
        </w:rPr>
        <w:annotationRef/>
      </w:r>
      <w:r>
        <w:t>I’d like to keep in but we may have to remove this</w:t>
      </w:r>
    </w:p>
  </w:comment>
  <w:comment w:id="41" w:author="Kirsty Park" w:date="2015-04-06T10:24:00Z" w:initials="KJP">
    <w:p w14:paraId="711AD8C3" w14:textId="7424A5C6" w:rsidR="00061E99" w:rsidRDefault="00061E99">
      <w:pPr>
        <w:pStyle w:val="CommentText"/>
      </w:pPr>
      <w:r>
        <w:rPr>
          <w:rStyle w:val="CommentReference"/>
        </w:rPr>
        <w:annotationRef/>
      </w:r>
      <w:r>
        <w:t>Do you think there are sufficient studies that actually address this issue to say this?</w:t>
      </w:r>
    </w:p>
  </w:comment>
  <w:comment w:id="44" w:author="Kirsty Park" w:date="2015-04-06T10:25:00Z" w:initials="KJP">
    <w:p w14:paraId="3061111B" w14:textId="10C6E4B3" w:rsidR="00061E99" w:rsidRDefault="00061E99">
      <w:pPr>
        <w:pStyle w:val="CommentText"/>
      </w:pPr>
      <w:r>
        <w:rPr>
          <w:rStyle w:val="CommentReference"/>
        </w:rPr>
        <w:annotationRef/>
      </w:r>
      <w:r>
        <w:t>Not sure I follow?</w:t>
      </w:r>
    </w:p>
  </w:comment>
  <w:comment w:id="47" w:author="Jeroen Minderman" w:date="2015-03-30T17:43:00Z" w:initials="JM">
    <w:p w14:paraId="707EDB0D" w14:textId="77777777" w:rsidR="00C65A6C" w:rsidRDefault="00C65A6C">
      <w:pPr>
        <w:pStyle w:val="CommentText"/>
      </w:pPr>
      <w:r>
        <w:rPr>
          <w:rStyle w:val="CommentReference"/>
        </w:rPr>
        <w:annotationRef/>
      </w:r>
      <w:r>
        <w:t>Generated automatically, will format properly at final draft.</w:t>
      </w:r>
    </w:p>
  </w:comment>
  <w:comment w:id="48" w:author="Kirsty Park" w:date="2015-04-06T10:26:00Z" w:initials="KJP">
    <w:p w14:paraId="5A6FCBAE" w14:textId="4ABE2947" w:rsidR="00061E99" w:rsidRDefault="00061E99">
      <w:pPr>
        <w:pStyle w:val="CommentText"/>
      </w:pPr>
      <w:r>
        <w:rPr>
          <w:rStyle w:val="CommentReference"/>
        </w:rPr>
        <w:annotationRef/>
      </w:r>
      <w:r>
        <w:t>Depending on where this goes?….most journals would want horizontal lines at top and bottom of table / 1</w:t>
      </w:r>
      <w:r w:rsidRPr="00061E99">
        <w:rPr>
          <w:vertAlign w:val="superscript"/>
        </w:rPr>
        <w:t>st</w:t>
      </w:r>
      <w:r>
        <w:t xml:space="preserve"> row</w:t>
      </w:r>
    </w:p>
  </w:comment>
  <w:comment w:id="49" w:author="Kirsty Park" w:date="2015-04-06T10:20:00Z" w:initials="KJP">
    <w:p w14:paraId="256A3662" w14:textId="5EC8EB63" w:rsidR="00C952C5" w:rsidRDefault="00C952C5">
      <w:pPr>
        <w:pStyle w:val="CommentText"/>
      </w:pPr>
      <w:r>
        <w:rPr>
          <w:rStyle w:val="CommentReference"/>
        </w:rPr>
        <w:annotationRef/>
      </w:r>
      <w:r>
        <w:t xml:space="preserve">Massively overlapping Cis I know but don’t you think it’s interesting that bat activity seems to be marginally higher in all distance bands for multiple turbines?? </w:t>
      </w:r>
    </w:p>
  </w:comment>
  <w:comment w:id="52" w:author="Kirsty Park" w:date="2015-04-06T09:48:00Z" w:initials="KJP">
    <w:p w14:paraId="55C6D559" w14:textId="7003B19D" w:rsidR="00DC7B31" w:rsidRDefault="00DC7B31">
      <w:pPr>
        <w:pStyle w:val="CommentText"/>
      </w:pPr>
      <w:r>
        <w:rPr>
          <w:rStyle w:val="CommentReference"/>
        </w:rPr>
        <w:annotationRef/>
      </w:r>
      <w:r>
        <w:t>Linear features? Give egs? Hedges, fences etc</w:t>
      </w:r>
    </w:p>
  </w:comment>
  <w:comment w:id="54" w:author="Kirsty Park" w:date="2015-04-06T10:03:00Z" w:initials="KJP">
    <w:p w14:paraId="347A2C96" w14:textId="6CB5428E" w:rsidR="00621278" w:rsidRDefault="00621278">
      <w:pPr>
        <w:pStyle w:val="CommentText"/>
      </w:pPr>
      <w:r>
        <w:rPr>
          <w:rStyle w:val="CommentReference"/>
        </w:rPr>
        <w:annotationRef/>
      </w:r>
      <w:r>
        <w:t xml:space="preserve">But this is one of your five proportion habitat variables isn’t it?? </w:t>
      </w:r>
    </w:p>
    <w:p w14:paraId="133ED670" w14:textId="77777777" w:rsidR="00621278" w:rsidRDefault="00621278">
      <w:pPr>
        <w:pStyle w:val="CommentText"/>
      </w:pPr>
    </w:p>
    <w:p w14:paraId="7B4DF5DA" w14:textId="5DC45224" w:rsidR="00621278" w:rsidRDefault="00621278">
      <w:pPr>
        <w:pStyle w:val="CommentText"/>
      </w:pPr>
      <w:r>
        <w:t>I get why you’ve done this but some of these variables are not always highly colinear… at least not at the scales that we’ve previously looked at</w:t>
      </w:r>
    </w:p>
  </w:comment>
  <w:comment w:id="55" w:author="Kirsty Park" w:date="2015-04-06T09:59:00Z" w:initials="KJP">
    <w:p w14:paraId="565DC258" w14:textId="577AB38B" w:rsidR="00621278" w:rsidRDefault="00621278">
      <w:pPr>
        <w:pStyle w:val="CommentText"/>
      </w:pPr>
      <w:r>
        <w:rPr>
          <w:rStyle w:val="CommentReference"/>
        </w:rPr>
        <w:annotationRef/>
      </w:r>
      <w:r>
        <w:t xml:space="preserve">Is there something missing here – new sentence, semi colon?? </w:t>
      </w:r>
    </w:p>
  </w:comment>
  <w:comment w:id="56" w:author="Kirsty Park" w:date="2015-04-06T10:10:00Z" w:initials="KJP">
    <w:p w14:paraId="5C0F142D" w14:textId="471C44AE" w:rsidR="00621278" w:rsidRDefault="00621278">
      <w:pPr>
        <w:pStyle w:val="CommentText"/>
      </w:pPr>
      <w:r>
        <w:rPr>
          <w:rStyle w:val="CommentReference"/>
        </w:rPr>
        <w:annotationRef/>
      </w:r>
      <w:r>
        <w:t xml:space="preserve">But </w:t>
      </w:r>
      <w:r w:rsidR="00C14D1D">
        <w:t>as is made clear in the main text it is also m</w:t>
      </w:r>
      <w:r>
        <w:t xml:space="preserve">ore than this </w:t>
      </w:r>
      <w:r w:rsidR="00C14D1D">
        <w:t>– not just linear features</w:t>
      </w:r>
    </w:p>
  </w:comment>
  <w:comment w:id="57" w:author="Kirsty Park" w:date="2015-04-06T10:04:00Z" w:initials="KJP">
    <w:p w14:paraId="68964B4F" w14:textId="7AB428B7" w:rsidR="00621278" w:rsidRDefault="00621278">
      <w:pPr>
        <w:pStyle w:val="CommentText"/>
      </w:pPr>
      <w:r>
        <w:rPr>
          <w:rStyle w:val="CommentReference"/>
        </w:rPr>
        <w:annotationRef/>
      </w:r>
      <w:r>
        <w:t>Do we need this?? I’d delete</w:t>
      </w:r>
    </w:p>
  </w:comment>
  <w:comment w:id="59" w:author="Kirsty Park" w:date="2015-04-06T10:29:00Z" w:initials="KJP">
    <w:p w14:paraId="5EB1AAE7" w14:textId="792DF2BE" w:rsidR="00061E99" w:rsidRDefault="00061E99">
      <w:pPr>
        <w:pStyle w:val="CommentText"/>
      </w:pPr>
      <w:r>
        <w:rPr>
          <w:rStyle w:val="CommentReference"/>
        </w:rPr>
        <w:annotationRef/>
      </w:r>
      <w:r>
        <w:t>Formatting is doing something odd here</w:t>
      </w:r>
      <w:r w:rsidR="00A0769A">
        <w:t>… reduce table size?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7EDB0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0BF164" w14:textId="77777777" w:rsidR="00C65A6C" w:rsidRDefault="00C65A6C">
      <w:pPr>
        <w:spacing w:after="0" w:line="240" w:lineRule="auto"/>
      </w:pPr>
      <w:r>
        <w:separator/>
      </w:r>
    </w:p>
  </w:endnote>
  <w:endnote w:type="continuationSeparator" w:id="0">
    <w:p w14:paraId="67E1B0AB" w14:textId="77777777" w:rsidR="00C65A6C" w:rsidRDefault="00C6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E7FF45" w14:textId="77777777" w:rsidR="00C65A6C" w:rsidRDefault="00C65A6C" w:rsidP="00783D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38C36C" w14:textId="77777777" w:rsidR="00C65A6C" w:rsidRDefault="00C65A6C" w:rsidP="00783DB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A3615" w14:textId="77777777" w:rsidR="00C65A6C" w:rsidRDefault="00C65A6C" w:rsidP="00783D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495E">
      <w:rPr>
        <w:rStyle w:val="PageNumber"/>
        <w:noProof/>
      </w:rPr>
      <w:t>7</w:t>
    </w:r>
    <w:r>
      <w:rPr>
        <w:rStyle w:val="PageNumber"/>
      </w:rPr>
      <w:fldChar w:fldCharType="end"/>
    </w:r>
  </w:p>
  <w:p w14:paraId="3179B286" w14:textId="77777777" w:rsidR="00C65A6C" w:rsidRDefault="00C65A6C" w:rsidP="00783DB9">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D9C25" w14:textId="77777777" w:rsidR="00C65A6C" w:rsidRDefault="00C65A6C" w:rsidP="00783D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5C1C38" w14:textId="77777777" w:rsidR="00C65A6C" w:rsidRDefault="00C65A6C" w:rsidP="00783DB9">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38A50" w14:textId="77777777" w:rsidR="00C65A6C" w:rsidRDefault="00C65A6C" w:rsidP="00783D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495E">
      <w:rPr>
        <w:rStyle w:val="PageNumber"/>
        <w:noProof/>
      </w:rPr>
      <w:t>22</w:t>
    </w:r>
    <w:r>
      <w:rPr>
        <w:rStyle w:val="PageNumber"/>
      </w:rPr>
      <w:fldChar w:fldCharType="end"/>
    </w:r>
  </w:p>
  <w:p w14:paraId="6B9DF980" w14:textId="77777777" w:rsidR="00C65A6C" w:rsidRDefault="00C65A6C" w:rsidP="00783DB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22FFEF" w14:textId="77777777" w:rsidR="00C65A6C" w:rsidRDefault="00C65A6C">
      <w:pPr>
        <w:spacing w:after="0" w:line="240" w:lineRule="auto"/>
      </w:pPr>
      <w:r>
        <w:separator/>
      </w:r>
    </w:p>
  </w:footnote>
  <w:footnote w:type="continuationSeparator" w:id="0">
    <w:p w14:paraId="49D66692" w14:textId="77777777" w:rsidR="00C65A6C" w:rsidRDefault="00C65A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359EF652"/>
    <w:multiLevelType w:val="multilevel"/>
    <w:tmpl w:val="AFC495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52D6C159"/>
    <w:multiLevelType w:val="multilevel"/>
    <w:tmpl w:val="94FAE1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roen Minderman">
    <w15:presenceInfo w15:providerId="AD" w15:userId="S-1-5-21-3364389053-3888949173-661267061-581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2836"/>
    <w:rsid w:val="00061E99"/>
    <w:rsid w:val="000673CB"/>
    <w:rsid w:val="001F2063"/>
    <w:rsid w:val="00352C06"/>
    <w:rsid w:val="004836C7"/>
    <w:rsid w:val="00483F53"/>
    <w:rsid w:val="004A6282"/>
    <w:rsid w:val="004E29B3"/>
    <w:rsid w:val="00506FF9"/>
    <w:rsid w:val="00510C8E"/>
    <w:rsid w:val="00533393"/>
    <w:rsid w:val="00590D07"/>
    <w:rsid w:val="005E1EC1"/>
    <w:rsid w:val="00621278"/>
    <w:rsid w:val="00783DB9"/>
    <w:rsid w:val="00784D58"/>
    <w:rsid w:val="008D6863"/>
    <w:rsid w:val="009249F0"/>
    <w:rsid w:val="00952C95"/>
    <w:rsid w:val="00A0769A"/>
    <w:rsid w:val="00B258BD"/>
    <w:rsid w:val="00B51867"/>
    <w:rsid w:val="00B86B75"/>
    <w:rsid w:val="00BA7B0F"/>
    <w:rsid w:val="00BC48D5"/>
    <w:rsid w:val="00C14D1D"/>
    <w:rsid w:val="00C36279"/>
    <w:rsid w:val="00C65A6C"/>
    <w:rsid w:val="00C952C5"/>
    <w:rsid w:val="00CD488F"/>
    <w:rsid w:val="00D52DF2"/>
    <w:rsid w:val="00D639B5"/>
    <w:rsid w:val="00DC7B31"/>
    <w:rsid w:val="00E10209"/>
    <w:rsid w:val="00E315A3"/>
    <w:rsid w:val="00E43CF0"/>
    <w:rsid w:val="00E73B8E"/>
    <w:rsid w:val="00FC495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6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uiPriority="1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uiPriority="29" w:qFormat="1"/>
    <w:lsdException w:name="Intense Quote" w:semiHidden="0" w:uiPriority="30" w:qFormat="1"/>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nhideWhenUsed="1"/>
    <w:lsdException w:name="TOC Heading" w:uiPriority="39" w:unhideWhenUsed="1" w:qFormat="1"/>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
    <w:name w:val="Plain Table 4"/>
    <w:basedOn w:val="TableNormal"/>
    <w:rsid w:val="00D52DF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5E1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
    <w:name w:val="Grid Table 2"/>
    <w:basedOn w:val="TableNormal"/>
    <w:rsid w:val="00506FF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semiHidden/>
    <w:unhideWhenUsed/>
    <w:rsid w:val="00E10209"/>
    <w:rPr>
      <w:sz w:val="16"/>
      <w:szCs w:val="16"/>
    </w:rPr>
  </w:style>
  <w:style w:type="paragraph" w:styleId="CommentText">
    <w:name w:val="annotation text"/>
    <w:basedOn w:val="Normal"/>
    <w:link w:val="CommentTextChar"/>
    <w:semiHidden/>
    <w:unhideWhenUsed/>
    <w:rsid w:val="00E10209"/>
    <w:pPr>
      <w:spacing w:line="240" w:lineRule="auto"/>
    </w:pPr>
    <w:rPr>
      <w:sz w:val="20"/>
      <w:szCs w:val="20"/>
    </w:rPr>
  </w:style>
  <w:style w:type="character" w:customStyle="1" w:styleId="CommentTextChar">
    <w:name w:val="Comment Text Char"/>
    <w:basedOn w:val="DefaultParagraphFont"/>
    <w:link w:val="CommentText"/>
    <w:semiHidden/>
    <w:rsid w:val="00E10209"/>
    <w:rPr>
      <w:sz w:val="20"/>
      <w:szCs w:val="20"/>
    </w:rPr>
  </w:style>
  <w:style w:type="paragraph" w:styleId="CommentSubject">
    <w:name w:val="annotation subject"/>
    <w:basedOn w:val="CommentText"/>
    <w:next w:val="CommentText"/>
    <w:link w:val="CommentSubjectChar"/>
    <w:semiHidden/>
    <w:unhideWhenUsed/>
    <w:rsid w:val="00E10209"/>
    <w:rPr>
      <w:b/>
      <w:bCs/>
    </w:rPr>
  </w:style>
  <w:style w:type="character" w:customStyle="1" w:styleId="CommentSubjectChar">
    <w:name w:val="Comment Subject Char"/>
    <w:basedOn w:val="CommentTextChar"/>
    <w:link w:val="CommentSubject"/>
    <w:semiHidden/>
    <w:rsid w:val="00E10209"/>
    <w:rPr>
      <w:b/>
      <w:bCs/>
      <w:sz w:val="20"/>
      <w:szCs w:val="20"/>
    </w:rPr>
  </w:style>
  <w:style w:type="character" w:styleId="Hyperlink">
    <w:name w:val="Hyperlink"/>
    <w:basedOn w:val="DefaultParagraphFont"/>
    <w:rsid w:val="00B5186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uiPriority="1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uiPriority="29" w:qFormat="1"/>
    <w:lsdException w:name="Intense Quote" w:semiHidden="0" w:uiPriority="30" w:qFormat="1"/>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nhideWhenUsed="1"/>
    <w:lsdException w:name="TOC Heading" w:uiPriority="39" w:unhideWhenUsed="1" w:qFormat="1"/>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
    <w:name w:val="Plain Table 4"/>
    <w:basedOn w:val="TableNormal"/>
    <w:rsid w:val="00D52DF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5E1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
    <w:name w:val="Grid Table 2"/>
    <w:basedOn w:val="TableNormal"/>
    <w:rsid w:val="00506FF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semiHidden/>
    <w:unhideWhenUsed/>
    <w:rsid w:val="00E10209"/>
    <w:rPr>
      <w:sz w:val="16"/>
      <w:szCs w:val="16"/>
    </w:rPr>
  </w:style>
  <w:style w:type="paragraph" w:styleId="CommentText">
    <w:name w:val="annotation text"/>
    <w:basedOn w:val="Normal"/>
    <w:link w:val="CommentTextChar"/>
    <w:semiHidden/>
    <w:unhideWhenUsed/>
    <w:rsid w:val="00E10209"/>
    <w:pPr>
      <w:spacing w:line="240" w:lineRule="auto"/>
    </w:pPr>
    <w:rPr>
      <w:sz w:val="20"/>
      <w:szCs w:val="20"/>
    </w:rPr>
  </w:style>
  <w:style w:type="character" w:customStyle="1" w:styleId="CommentTextChar">
    <w:name w:val="Comment Text Char"/>
    <w:basedOn w:val="DefaultParagraphFont"/>
    <w:link w:val="CommentText"/>
    <w:semiHidden/>
    <w:rsid w:val="00E10209"/>
    <w:rPr>
      <w:sz w:val="20"/>
      <w:szCs w:val="20"/>
    </w:rPr>
  </w:style>
  <w:style w:type="paragraph" w:styleId="CommentSubject">
    <w:name w:val="annotation subject"/>
    <w:basedOn w:val="CommentText"/>
    <w:next w:val="CommentText"/>
    <w:link w:val="CommentSubjectChar"/>
    <w:semiHidden/>
    <w:unhideWhenUsed/>
    <w:rsid w:val="00E10209"/>
    <w:rPr>
      <w:b/>
      <w:bCs/>
    </w:rPr>
  </w:style>
  <w:style w:type="character" w:customStyle="1" w:styleId="CommentSubjectChar">
    <w:name w:val="Comment Subject Char"/>
    <w:basedOn w:val="CommentTextChar"/>
    <w:link w:val="CommentSubject"/>
    <w:semiHidden/>
    <w:rsid w:val="00E10209"/>
    <w:rPr>
      <w:b/>
      <w:bCs/>
      <w:sz w:val="20"/>
      <w:szCs w:val="20"/>
    </w:rPr>
  </w:style>
  <w:style w:type="character" w:styleId="Hyperlink">
    <w:name w:val="Hyperlink"/>
    <w:basedOn w:val="DefaultParagraphFont"/>
    <w:rsid w:val="00B518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060015">
      <w:bodyDiv w:val="1"/>
      <w:marLeft w:val="0"/>
      <w:marRight w:val="0"/>
      <w:marTop w:val="0"/>
      <w:marBottom w:val="0"/>
      <w:divBdr>
        <w:top w:val="none" w:sz="0" w:space="0" w:color="auto"/>
        <w:left w:val="none" w:sz="0" w:space="0" w:color="auto"/>
        <w:bottom w:val="none" w:sz="0" w:space="0" w:color="auto"/>
        <w:right w:val="none" w:sz="0" w:space="0" w:color="auto"/>
      </w:divBdr>
    </w:div>
    <w:div w:id="446660377">
      <w:bodyDiv w:val="1"/>
      <w:marLeft w:val="0"/>
      <w:marRight w:val="0"/>
      <w:marTop w:val="0"/>
      <w:marBottom w:val="0"/>
      <w:divBdr>
        <w:top w:val="none" w:sz="0" w:space="0" w:color="auto"/>
        <w:left w:val="none" w:sz="0" w:space="0" w:color="auto"/>
        <w:bottom w:val="none" w:sz="0" w:space="0" w:color="auto"/>
        <w:right w:val="none" w:sz="0" w:space="0" w:color="auto"/>
      </w:divBdr>
    </w:div>
    <w:div w:id="481240430">
      <w:bodyDiv w:val="1"/>
      <w:marLeft w:val="0"/>
      <w:marRight w:val="0"/>
      <w:marTop w:val="0"/>
      <w:marBottom w:val="0"/>
      <w:divBdr>
        <w:top w:val="none" w:sz="0" w:space="0" w:color="auto"/>
        <w:left w:val="none" w:sz="0" w:space="0" w:color="auto"/>
        <w:bottom w:val="none" w:sz="0" w:space="0" w:color="auto"/>
        <w:right w:val="none" w:sz="0" w:space="0" w:color="auto"/>
      </w:divBdr>
    </w:div>
    <w:div w:id="520706049">
      <w:bodyDiv w:val="1"/>
      <w:marLeft w:val="0"/>
      <w:marRight w:val="0"/>
      <w:marTop w:val="0"/>
      <w:marBottom w:val="0"/>
      <w:divBdr>
        <w:top w:val="none" w:sz="0" w:space="0" w:color="auto"/>
        <w:left w:val="none" w:sz="0" w:space="0" w:color="auto"/>
        <w:bottom w:val="none" w:sz="0" w:space="0" w:color="auto"/>
        <w:right w:val="none" w:sz="0" w:space="0" w:color="auto"/>
      </w:divBdr>
    </w:div>
    <w:div w:id="1231888804">
      <w:bodyDiv w:val="1"/>
      <w:marLeft w:val="0"/>
      <w:marRight w:val="0"/>
      <w:marTop w:val="0"/>
      <w:marBottom w:val="0"/>
      <w:divBdr>
        <w:top w:val="none" w:sz="0" w:space="0" w:color="auto"/>
        <w:left w:val="none" w:sz="0" w:space="0" w:color="auto"/>
        <w:bottom w:val="none" w:sz="0" w:space="0" w:color="auto"/>
        <w:right w:val="none" w:sz="0" w:space="0" w:color="auto"/>
      </w:divBdr>
    </w:div>
    <w:div w:id="1407999705">
      <w:bodyDiv w:val="1"/>
      <w:marLeft w:val="0"/>
      <w:marRight w:val="0"/>
      <w:marTop w:val="0"/>
      <w:marBottom w:val="0"/>
      <w:divBdr>
        <w:top w:val="none" w:sz="0" w:space="0" w:color="auto"/>
        <w:left w:val="none" w:sz="0" w:space="0" w:color="auto"/>
        <w:bottom w:val="none" w:sz="0" w:space="0" w:color="auto"/>
        <w:right w:val="none" w:sz="0" w:space="0" w:color="auto"/>
      </w:divBdr>
    </w:div>
    <w:div w:id="1414475893">
      <w:bodyDiv w:val="1"/>
      <w:marLeft w:val="0"/>
      <w:marRight w:val="0"/>
      <w:marTop w:val="0"/>
      <w:marBottom w:val="0"/>
      <w:divBdr>
        <w:top w:val="none" w:sz="0" w:space="0" w:color="auto"/>
        <w:left w:val="none" w:sz="0" w:space="0" w:color="auto"/>
        <w:bottom w:val="none" w:sz="0" w:space="0" w:color="auto"/>
        <w:right w:val="none" w:sz="0" w:space="0" w:color="auto"/>
      </w:divBdr>
    </w:div>
    <w:div w:id="1444573828">
      <w:bodyDiv w:val="1"/>
      <w:marLeft w:val="0"/>
      <w:marRight w:val="0"/>
      <w:marTop w:val="0"/>
      <w:marBottom w:val="0"/>
      <w:divBdr>
        <w:top w:val="none" w:sz="0" w:space="0" w:color="auto"/>
        <w:left w:val="none" w:sz="0" w:space="0" w:color="auto"/>
        <w:bottom w:val="none" w:sz="0" w:space="0" w:color="auto"/>
        <w:right w:val="none" w:sz="0" w:space="0" w:color="auto"/>
      </w:divBdr>
    </w:div>
    <w:div w:id="15001198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wrydecroft-windfarm.co.uk/about-the-project/project-summary/" TargetMode="External"/><Relationship Id="rId1" Type="http://schemas.openxmlformats.org/officeDocument/2006/relationships/hyperlink" Target="http://www.res-group.com/"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m340@st-andrews.ac.uk" TargetMode="External"/><Relationship Id="rId5" Type="http://schemas.openxmlformats.org/officeDocument/2006/relationships/settings" Target="settings.xml"/><Relationship Id="rId15" Type="http://schemas.openxmlformats.org/officeDocument/2006/relationships/image" Target="media/image1.tiff"/><Relationship Id="rId10" Type="http://schemas.openxmlformats.org/officeDocument/2006/relationships/hyperlink" Target="mailto:hfdaly@outlook.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mgillis4a7i@gmail.com"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E3DCC-98E1-45BE-8BCF-125577F86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30</Pages>
  <Words>6035</Words>
  <Characters>34403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40358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Jeroen Minderman</dc:creator>
  <cp:lastModifiedBy>Kirsty Park</cp:lastModifiedBy>
  <cp:revision>7</cp:revision>
  <dcterms:created xsi:type="dcterms:W3CDTF">2015-04-06T08:30:00Z</dcterms:created>
  <dcterms:modified xsi:type="dcterms:W3CDTF">2015-04-06T09:30:00Z</dcterms:modified>
</cp:coreProperties>
</file>